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276E0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0"/>
        <w:rPr>
          <w:ins w:id="0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ins w:id="1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t>REFIT MATCH REPORT OUTPUT SPECIFICATION</w:t>
        </w:r>
      </w:ins>
    </w:p>
    <w:p w14:paraId="3A174133" w14:textId="77777777" w:rsidR="006C18AE" w:rsidRPr="006C18AE" w:rsidRDefault="006C18AE" w:rsidP="006C18AE">
      <w:pPr>
        <w:spacing w:before="100" w:beforeAutospacing="1" w:after="100" w:afterAutospacing="1" w:line="240" w:lineRule="auto"/>
        <w:rPr>
          <w:ins w:id="2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3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Version 1.2 — Clean Integrated Draft</w:t>
        </w:r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br/>
        </w:r>
        <w:r w:rsidRPr="006C18AE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Purpose:</w:t>
        </w:r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 Define the required outputs of the Captain’s Match Report template for reliable integration with the REFIT Raw → Staging → Analytics data pipeline.</w:t>
        </w:r>
      </w:ins>
    </w:p>
    <w:p w14:paraId="292D027E" w14:textId="77777777" w:rsidR="006C18AE" w:rsidRPr="006C18AE" w:rsidRDefault="006C18AE" w:rsidP="006C18AE">
      <w:pPr>
        <w:spacing w:after="0" w:line="240" w:lineRule="auto"/>
        <w:rPr>
          <w:ins w:id="4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pict w14:anchorId="56217A84">
            <v:rect id="_x0000_i1079" style="width:0;height:1.5pt" o:hralign="center" o:hrstd="t" o:hr="t" fillcolor="#a0a0a0" stroked="f"/>
          </w:pict>
        </w:r>
      </w:ins>
    </w:p>
    <w:p w14:paraId="3EC561C2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0"/>
        <w:rPr>
          <w:ins w:id="6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ins w:id="7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t>1. Overview</w:t>
        </w:r>
      </w:ins>
    </w:p>
    <w:p w14:paraId="35441BFB" w14:textId="77777777" w:rsidR="006C18AE" w:rsidRPr="006C18AE" w:rsidRDefault="006C18AE" w:rsidP="006C18AE">
      <w:pPr>
        <w:spacing w:before="100" w:beforeAutospacing="1" w:after="100" w:afterAutospacing="1" w:line="240" w:lineRule="auto"/>
        <w:rPr>
          <w:ins w:id="8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9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The REFIT Match Report workbook is the weekly source of truth for league scoring, standings, hole-by-hole analytics, and season-long reporting. Captains enter match information directly into the template, and the workbook outputs two structured data tables:</w:t>
        </w:r>
      </w:ins>
    </w:p>
    <w:p w14:paraId="10F2311F" w14:textId="77777777" w:rsidR="006C18AE" w:rsidRPr="006C18AE" w:rsidRDefault="006C18AE" w:rsidP="006C18AE">
      <w:pPr>
        <w:numPr>
          <w:ilvl w:val="0"/>
          <w:numId w:val="29"/>
        </w:numPr>
        <w:spacing w:before="100" w:beforeAutospacing="1" w:after="100" w:afterAutospacing="1" w:line="240" w:lineRule="auto"/>
        <w:rPr>
          <w:ins w:id="10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ins w:id="11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Upload_Ind</w:t>
        </w:r>
        <w:proofErr w:type="spellEnd"/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 — individual player scoring data</w:t>
        </w:r>
      </w:ins>
    </w:p>
    <w:p w14:paraId="365329EF" w14:textId="77777777" w:rsidR="006C18AE" w:rsidRPr="006C18AE" w:rsidRDefault="006C18AE" w:rsidP="006C18AE">
      <w:pPr>
        <w:numPr>
          <w:ilvl w:val="0"/>
          <w:numId w:val="29"/>
        </w:numPr>
        <w:spacing w:before="100" w:beforeAutospacing="1" w:after="100" w:afterAutospacing="1" w:line="240" w:lineRule="auto"/>
        <w:rPr>
          <w:ins w:id="12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ins w:id="13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Upload_Team</w:t>
        </w:r>
        <w:proofErr w:type="spellEnd"/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 — team-level match summary data</w:t>
        </w:r>
      </w:ins>
    </w:p>
    <w:p w14:paraId="2F7C8E17" w14:textId="77777777" w:rsidR="006C18AE" w:rsidRPr="006C18AE" w:rsidRDefault="006C18AE" w:rsidP="006C18AE">
      <w:pPr>
        <w:spacing w:before="100" w:beforeAutospacing="1" w:after="100" w:afterAutospacing="1" w:line="240" w:lineRule="auto"/>
        <w:rPr>
          <w:ins w:id="14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15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These two tables feed directly into the REFIT Master Workbook through Power Query.</w:t>
        </w:r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br/>
          <w:t>This specification defines the required structure, naming, and meaning of all output fields, ensuring long-term stability and error-free ingestion.</w:t>
        </w:r>
      </w:ins>
    </w:p>
    <w:p w14:paraId="5863E125" w14:textId="77777777" w:rsidR="006C18AE" w:rsidRPr="006C18AE" w:rsidRDefault="006C18AE" w:rsidP="006C18AE">
      <w:pPr>
        <w:spacing w:after="0" w:line="240" w:lineRule="auto"/>
        <w:rPr>
          <w:ins w:id="16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17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pict w14:anchorId="5D66088C">
            <v:rect id="_x0000_i1080" style="width:0;height:1.5pt" o:hralign="center" o:hrstd="t" o:hr="t" fillcolor="#a0a0a0" stroked="f"/>
          </w:pict>
        </w:r>
      </w:ins>
    </w:p>
    <w:p w14:paraId="0AC12BA6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0"/>
        <w:rPr>
          <w:ins w:id="18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ins w:id="19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t>2. General Output Requirements</w:t>
        </w:r>
      </w:ins>
    </w:p>
    <w:p w14:paraId="2FB445AA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2"/>
        <w:rPr>
          <w:ins w:id="20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ins w:id="21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t>2.1 Output Tables</w:t>
        </w:r>
      </w:ins>
    </w:p>
    <w:p w14:paraId="31E153BD" w14:textId="77777777" w:rsidR="006C18AE" w:rsidRPr="006C18AE" w:rsidRDefault="006C18AE" w:rsidP="006C18AE">
      <w:pPr>
        <w:spacing w:before="100" w:beforeAutospacing="1" w:after="100" w:afterAutospacing="1" w:line="240" w:lineRule="auto"/>
        <w:rPr>
          <w:ins w:id="22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23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The Match Report must output exactly two tables:</w:t>
        </w:r>
      </w:ins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4814"/>
      </w:tblGrid>
      <w:tr w:rsidR="006C18AE" w:rsidRPr="006C18AE" w14:paraId="16343CF8" w14:textId="77777777">
        <w:trPr>
          <w:tblHeader/>
          <w:tblCellSpacing w:w="15" w:type="dxa"/>
          <w:ins w:id="24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2C56505B" w14:textId="77777777" w:rsidR="006C18AE" w:rsidRPr="006C18AE" w:rsidRDefault="006C18AE" w:rsidP="006C18AE">
            <w:pPr>
              <w:spacing w:after="0" w:line="240" w:lineRule="auto"/>
              <w:jc w:val="center"/>
              <w:rPr>
                <w:ins w:id="25" w:author="Mike Avery" w:date="2025-12-08T16:29:00Z" w16du:dateUtc="2025-12-08T21:29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ins w:id="26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Output Table</w:t>
              </w:r>
            </w:ins>
          </w:p>
        </w:tc>
        <w:tc>
          <w:tcPr>
            <w:tcW w:w="0" w:type="auto"/>
            <w:vAlign w:val="center"/>
            <w:hideMark/>
          </w:tcPr>
          <w:p w14:paraId="06556C9B" w14:textId="77777777" w:rsidR="006C18AE" w:rsidRPr="006C18AE" w:rsidRDefault="006C18AE" w:rsidP="006C18AE">
            <w:pPr>
              <w:spacing w:after="0" w:line="240" w:lineRule="auto"/>
              <w:jc w:val="center"/>
              <w:rPr>
                <w:ins w:id="27" w:author="Mike Avery" w:date="2025-12-08T16:29:00Z" w16du:dateUtc="2025-12-08T21:29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ins w:id="28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Purpose</w:t>
              </w:r>
            </w:ins>
          </w:p>
        </w:tc>
      </w:tr>
      <w:tr w:rsidR="006C18AE" w:rsidRPr="006C18AE" w14:paraId="2ED24883" w14:textId="77777777">
        <w:trPr>
          <w:tblCellSpacing w:w="15" w:type="dxa"/>
          <w:ins w:id="29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6D13B495" w14:textId="77777777" w:rsidR="006C18AE" w:rsidRPr="006C18AE" w:rsidRDefault="006C18AE" w:rsidP="006C18AE">
            <w:pPr>
              <w:spacing w:after="0" w:line="240" w:lineRule="auto"/>
              <w:rPr>
                <w:ins w:id="30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ins w:id="31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Upload_Ind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2803A4B4" w14:textId="77777777" w:rsidR="006C18AE" w:rsidRPr="006C18AE" w:rsidRDefault="006C18AE" w:rsidP="006C18AE">
            <w:pPr>
              <w:spacing w:after="0" w:line="240" w:lineRule="auto"/>
              <w:rPr>
                <w:ins w:id="32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3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Player-level scoring and hole-by-hole details</w:t>
              </w:r>
            </w:ins>
          </w:p>
        </w:tc>
      </w:tr>
      <w:tr w:rsidR="006C18AE" w:rsidRPr="006C18AE" w14:paraId="3257E49F" w14:textId="77777777">
        <w:trPr>
          <w:tblCellSpacing w:w="15" w:type="dxa"/>
          <w:ins w:id="34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54348921" w14:textId="77777777" w:rsidR="006C18AE" w:rsidRPr="006C18AE" w:rsidRDefault="006C18AE" w:rsidP="006C18AE">
            <w:pPr>
              <w:spacing w:after="0" w:line="240" w:lineRule="auto"/>
              <w:rPr>
                <w:ins w:id="35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ins w:id="36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Upload_Team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7E7D9206" w14:textId="77777777" w:rsidR="006C18AE" w:rsidRPr="006C18AE" w:rsidRDefault="006C18AE" w:rsidP="006C18AE">
            <w:pPr>
              <w:spacing w:after="0" w:line="240" w:lineRule="auto"/>
              <w:rPr>
                <w:ins w:id="37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8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Team-level scoring, points, and match conditions</w:t>
              </w:r>
            </w:ins>
          </w:p>
        </w:tc>
      </w:tr>
    </w:tbl>
    <w:p w14:paraId="70EA65BA" w14:textId="77777777" w:rsidR="006C18AE" w:rsidRPr="006C18AE" w:rsidRDefault="006C18AE" w:rsidP="006C18AE">
      <w:pPr>
        <w:spacing w:before="100" w:beforeAutospacing="1" w:after="100" w:afterAutospacing="1" w:line="240" w:lineRule="auto"/>
        <w:rPr>
          <w:ins w:id="39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40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These tables may be implemented as structured Excel Tables or named ranges, but their </w:t>
        </w:r>
        <w:r w:rsidRPr="006C18AE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names must not change</w:t>
        </w:r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.</w:t>
        </w:r>
      </w:ins>
    </w:p>
    <w:p w14:paraId="6B4D72B9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2"/>
        <w:rPr>
          <w:ins w:id="41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ins w:id="42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t>2.2 Data Types</w:t>
        </w:r>
      </w:ins>
    </w:p>
    <w:p w14:paraId="1537219D" w14:textId="77777777" w:rsidR="006C18AE" w:rsidRPr="006C18AE" w:rsidRDefault="006C18AE" w:rsidP="006C18AE">
      <w:pPr>
        <w:numPr>
          <w:ilvl w:val="0"/>
          <w:numId w:val="30"/>
        </w:numPr>
        <w:spacing w:before="100" w:beforeAutospacing="1" w:after="100" w:afterAutospacing="1" w:line="240" w:lineRule="auto"/>
        <w:rPr>
          <w:ins w:id="43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44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Numeric fields → real numbers (not text)</w:t>
        </w:r>
      </w:ins>
    </w:p>
    <w:p w14:paraId="7F1147FE" w14:textId="77777777" w:rsidR="006C18AE" w:rsidRPr="006C18AE" w:rsidRDefault="006C18AE" w:rsidP="006C18AE">
      <w:pPr>
        <w:numPr>
          <w:ilvl w:val="0"/>
          <w:numId w:val="30"/>
        </w:numPr>
        <w:spacing w:before="100" w:beforeAutospacing="1" w:after="100" w:afterAutospacing="1" w:line="240" w:lineRule="auto"/>
        <w:rPr>
          <w:ins w:id="45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46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Dates → Excel serial dates</w:t>
        </w:r>
      </w:ins>
    </w:p>
    <w:p w14:paraId="5503D1CF" w14:textId="77777777" w:rsidR="006C18AE" w:rsidRPr="006C18AE" w:rsidRDefault="006C18AE" w:rsidP="006C18AE">
      <w:pPr>
        <w:numPr>
          <w:ilvl w:val="0"/>
          <w:numId w:val="30"/>
        </w:numPr>
        <w:spacing w:before="100" w:beforeAutospacing="1" w:after="100" w:afterAutospacing="1" w:line="240" w:lineRule="auto"/>
        <w:rPr>
          <w:ins w:id="47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48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lastRenderedPageBreak/>
          <w:t>Logical flags → TRUE/FALSE</w:t>
        </w:r>
      </w:ins>
    </w:p>
    <w:p w14:paraId="0E94D9D4" w14:textId="77777777" w:rsidR="006C18AE" w:rsidRPr="006C18AE" w:rsidRDefault="006C18AE" w:rsidP="006C18AE">
      <w:pPr>
        <w:numPr>
          <w:ilvl w:val="0"/>
          <w:numId w:val="30"/>
        </w:numPr>
        <w:spacing w:before="100" w:beforeAutospacing="1" w:after="100" w:afterAutospacing="1" w:line="240" w:lineRule="auto"/>
        <w:rPr>
          <w:ins w:id="49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0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Text → clean strings with no trailing spaces</w:t>
        </w:r>
      </w:ins>
    </w:p>
    <w:p w14:paraId="7F755581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2"/>
        <w:rPr>
          <w:ins w:id="51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ins w:id="52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t>2.3 Missing Values</w:t>
        </w:r>
      </w:ins>
    </w:p>
    <w:p w14:paraId="535E3E9B" w14:textId="77777777" w:rsidR="006C18AE" w:rsidRPr="006C18AE" w:rsidRDefault="006C18AE" w:rsidP="006C18AE">
      <w:pPr>
        <w:numPr>
          <w:ilvl w:val="0"/>
          <w:numId w:val="31"/>
        </w:numPr>
        <w:spacing w:before="100" w:beforeAutospacing="1" w:after="100" w:afterAutospacing="1" w:line="240" w:lineRule="auto"/>
        <w:rPr>
          <w:ins w:id="53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4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Text fields: blank when inapplicable</w:t>
        </w:r>
      </w:ins>
    </w:p>
    <w:p w14:paraId="6194AD2D" w14:textId="77777777" w:rsidR="006C18AE" w:rsidRPr="006C18AE" w:rsidRDefault="006C18AE" w:rsidP="006C18AE">
      <w:pPr>
        <w:numPr>
          <w:ilvl w:val="0"/>
          <w:numId w:val="31"/>
        </w:numPr>
        <w:spacing w:before="100" w:beforeAutospacing="1" w:after="100" w:afterAutospacing="1" w:line="240" w:lineRule="auto"/>
        <w:rPr>
          <w:ins w:id="55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6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Numeric fields: blank unless a 0 is intended</w:t>
        </w:r>
      </w:ins>
    </w:p>
    <w:p w14:paraId="1FC494A1" w14:textId="77777777" w:rsidR="006C18AE" w:rsidRPr="006C18AE" w:rsidRDefault="006C18AE" w:rsidP="006C18AE">
      <w:pPr>
        <w:numPr>
          <w:ilvl w:val="0"/>
          <w:numId w:val="31"/>
        </w:numPr>
        <w:spacing w:before="100" w:beforeAutospacing="1" w:after="100" w:afterAutospacing="1" w:line="240" w:lineRule="auto"/>
        <w:rPr>
          <w:ins w:id="57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8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Logical fields: FALSE if not applicable</w:t>
        </w:r>
      </w:ins>
    </w:p>
    <w:p w14:paraId="5386B2F0" w14:textId="77777777" w:rsidR="006C18AE" w:rsidRPr="006C18AE" w:rsidRDefault="006C18AE" w:rsidP="006C18AE">
      <w:pPr>
        <w:spacing w:after="0" w:line="240" w:lineRule="auto"/>
        <w:rPr>
          <w:ins w:id="59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60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pict w14:anchorId="2E62C099">
            <v:rect id="_x0000_i1081" style="width:0;height:1.5pt" o:hralign="center" o:hrstd="t" o:hr="t" fillcolor="#a0a0a0" stroked="f"/>
          </w:pict>
        </w:r>
      </w:ins>
    </w:p>
    <w:p w14:paraId="718B81D8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0"/>
        <w:rPr>
          <w:ins w:id="61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ins w:id="62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t xml:space="preserve">3. Output Table: </w:t>
        </w:r>
        <w:proofErr w:type="spellStart"/>
        <w:r w:rsidRPr="006C18AE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t>Upload_Ind</w:t>
        </w:r>
        <w:proofErr w:type="spellEnd"/>
      </w:ins>
    </w:p>
    <w:p w14:paraId="10012173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1"/>
        <w:rPr>
          <w:ins w:id="63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ins w:id="64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:sz w:val="36"/>
            <w:szCs w:val="36"/>
            <w14:ligatures w14:val="none"/>
          </w:rPr>
          <w:t>3.1 Record Granularity</w:t>
        </w:r>
      </w:ins>
    </w:p>
    <w:p w14:paraId="166CF480" w14:textId="77777777" w:rsidR="006C18AE" w:rsidRPr="006C18AE" w:rsidRDefault="006C18AE" w:rsidP="006C18AE">
      <w:pPr>
        <w:spacing w:before="100" w:beforeAutospacing="1" w:after="100" w:afterAutospacing="1" w:line="240" w:lineRule="auto"/>
        <w:rPr>
          <w:ins w:id="65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66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One row per player (8 players total per match).</w:t>
        </w:r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br/>
          <w:t xml:space="preserve">The Match Report must </w:t>
        </w:r>
        <w:proofErr w:type="gramStart"/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output</w:t>
        </w:r>
        <w:proofErr w:type="gramEnd"/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 exactly:</w:t>
        </w:r>
      </w:ins>
    </w:p>
    <w:p w14:paraId="6CEC7D0F" w14:textId="77777777" w:rsidR="006C18AE" w:rsidRPr="006C18AE" w:rsidRDefault="006C18AE" w:rsidP="006C18AE">
      <w:pPr>
        <w:numPr>
          <w:ilvl w:val="0"/>
          <w:numId w:val="32"/>
        </w:numPr>
        <w:spacing w:before="100" w:beforeAutospacing="1" w:after="100" w:afterAutospacing="1" w:line="240" w:lineRule="auto"/>
        <w:rPr>
          <w:ins w:id="67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68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4 rows for the reporting captain’s team</w:t>
        </w:r>
      </w:ins>
    </w:p>
    <w:p w14:paraId="478688E2" w14:textId="77777777" w:rsidR="006C18AE" w:rsidRPr="006C18AE" w:rsidRDefault="006C18AE" w:rsidP="006C18AE">
      <w:pPr>
        <w:numPr>
          <w:ilvl w:val="0"/>
          <w:numId w:val="32"/>
        </w:numPr>
        <w:spacing w:before="100" w:beforeAutospacing="1" w:after="100" w:afterAutospacing="1" w:line="240" w:lineRule="auto"/>
        <w:rPr>
          <w:ins w:id="69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70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4 rows for the opposing team</w:t>
        </w:r>
      </w:ins>
    </w:p>
    <w:p w14:paraId="0F3E1741" w14:textId="77777777" w:rsidR="006C18AE" w:rsidRPr="006C18AE" w:rsidRDefault="006C18AE" w:rsidP="006C18AE">
      <w:pPr>
        <w:spacing w:before="100" w:beforeAutospacing="1" w:after="100" w:afterAutospacing="1" w:line="240" w:lineRule="auto"/>
        <w:rPr>
          <w:ins w:id="71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72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All eight rows must appear even if a player:</w:t>
        </w:r>
      </w:ins>
    </w:p>
    <w:p w14:paraId="5C0EC139" w14:textId="77777777" w:rsidR="006C18AE" w:rsidRPr="006C18AE" w:rsidRDefault="006C18AE" w:rsidP="006C18AE">
      <w:pPr>
        <w:numPr>
          <w:ilvl w:val="0"/>
          <w:numId w:val="33"/>
        </w:numPr>
        <w:spacing w:before="100" w:beforeAutospacing="1" w:after="100" w:afterAutospacing="1" w:line="240" w:lineRule="auto"/>
        <w:rPr>
          <w:ins w:id="73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74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is absent,</w:t>
        </w:r>
      </w:ins>
    </w:p>
    <w:p w14:paraId="3D1792C8" w14:textId="77777777" w:rsidR="006C18AE" w:rsidRPr="006C18AE" w:rsidRDefault="006C18AE" w:rsidP="006C18AE">
      <w:pPr>
        <w:numPr>
          <w:ilvl w:val="0"/>
          <w:numId w:val="33"/>
        </w:numPr>
        <w:spacing w:before="100" w:beforeAutospacing="1" w:after="100" w:afterAutospacing="1" w:line="240" w:lineRule="auto"/>
        <w:rPr>
          <w:ins w:id="75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76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is substituted,</w:t>
        </w:r>
      </w:ins>
    </w:p>
    <w:p w14:paraId="4C66CBC9" w14:textId="77777777" w:rsidR="006C18AE" w:rsidRPr="006C18AE" w:rsidRDefault="006C18AE" w:rsidP="006C18AE">
      <w:pPr>
        <w:numPr>
          <w:ilvl w:val="0"/>
          <w:numId w:val="33"/>
        </w:numPr>
        <w:spacing w:before="100" w:beforeAutospacing="1" w:after="100" w:afterAutospacing="1" w:line="240" w:lineRule="auto"/>
        <w:rPr>
          <w:ins w:id="77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78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does not complete the match.</w:t>
        </w:r>
      </w:ins>
    </w:p>
    <w:p w14:paraId="1EA4C2A7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1"/>
        <w:rPr>
          <w:ins w:id="79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ins w:id="80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:sz w:val="36"/>
            <w:szCs w:val="36"/>
            <w14:ligatures w14:val="none"/>
          </w:rPr>
          <w:t>3.2 Required Columns</w:t>
        </w:r>
      </w:ins>
    </w:p>
    <w:p w14:paraId="31CC31F9" w14:textId="77777777" w:rsidR="006C18AE" w:rsidRPr="006C18AE" w:rsidRDefault="006C18AE" w:rsidP="006C18AE">
      <w:pPr>
        <w:spacing w:before="100" w:beforeAutospacing="1" w:after="100" w:afterAutospacing="1" w:line="240" w:lineRule="auto"/>
        <w:rPr>
          <w:ins w:id="81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82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The canonical </w:t>
        </w:r>
        <w:proofErr w:type="spellStart"/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Upload_Ind</w:t>
        </w:r>
        <w:proofErr w:type="spellEnd"/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 schema is defined below.</w:t>
        </w:r>
      </w:ins>
    </w:p>
    <w:p w14:paraId="01A5E4DE" w14:textId="77777777" w:rsidR="006C18AE" w:rsidRPr="006C18AE" w:rsidRDefault="006C18AE" w:rsidP="006C18AE">
      <w:pPr>
        <w:spacing w:after="0" w:line="240" w:lineRule="auto"/>
        <w:rPr>
          <w:ins w:id="83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84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pict w14:anchorId="1D8369FA">
            <v:rect id="_x0000_i1082" style="width:0;height:1.5pt" o:hralign="center" o:hrstd="t" o:hr="t" fillcolor="#a0a0a0" stroked="f"/>
          </w:pict>
        </w:r>
      </w:ins>
    </w:p>
    <w:p w14:paraId="5449D018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1"/>
        <w:rPr>
          <w:ins w:id="85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ins w:id="86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:sz w:val="36"/>
            <w:szCs w:val="36"/>
            <w14:ligatures w14:val="none"/>
          </w:rPr>
          <w:t>A. File Context &amp; Match Metadata</w:t>
        </w:r>
      </w:ins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487"/>
        <w:gridCol w:w="6011"/>
      </w:tblGrid>
      <w:tr w:rsidR="006C18AE" w:rsidRPr="006C18AE" w14:paraId="7D16B4A6" w14:textId="77777777">
        <w:trPr>
          <w:tblHeader/>
          <w:tblCellSpacing w:w="15" w:type="dxa"/>
          <w:ins w:id="87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2EC11272" w14:textId="77777777" w:rsidR="006C18AE" w:rsidRPr="006C18AE" w:rsidRDefault="006C18AE" w:rsidP="006C18AE">
            <w:pPr>
              <w:spacing w:after="0" w:line="240" w:lineRule="auto"/>
              <w:jc w:val="center"/>
              <w:rPr>
                <w:ins w:id="88" w:author="Mike Avery" w:date="2025-12-08T16:29:00Z" w16du:dateUtc="2025-12-08T21:29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ins w:id="89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Column</w:t>
              </w:r>
            </w:ins>
          </w:p>
        </w:tc>
        <w:tc>
          <w:tcPr>
            <w:tcW w:w="0" w:type="auto"/>
            <w:vAlign w:val="center"/>
            <w:hideMark/>
          </w:tcPr>
          <w:p w14:paraId="3FED69AB" w14:textId="77777777" w:rsidR="006C18AE" w:rsidRPr="006C18AE" w:rsidRDefault="006C18AE" w:rsidP="006C18AE">
            <w:pPr>
              <w:spacing w:after="0" w:line="240" w:lineRule="auto"/>
              <w:jc w:val="center"/>
              <w:rPr>
                <w:ins w:id="90" w:author="Mike Avery" w:date="2025-12-08T16:29:00Z" w16du:dateUtc="2025-12-08T21:29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ins w:id="91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Type</w:t>
              </w:r>
            </w:ins>
          </w:p>
        </w:tc>
        <w:tc>
          <w:tcPr>
            <w:tcW w:w="0" w:type="auto"/>
            <w:vAlign w:val="center"/>
            <w:hideMark/>
          </w:tcPr>
          <w:p w14:paraId="11FB9F30" w14:textId="77777777" w:rsidR="006C18AE" w:rsidRPr="006C18AE" w:rsidRDefault="006C18AE" w:rsidP="006C18AE">
            <w:pPr>
              <w:spacing w:after="0" w:line="240" w:lineRule="auto"/>
              <w:jc w:val="center"/>
              <w:rPr>
                <w:ins w:id="92" w:author="Mike Avery" w:date="2025-12-08T16:29:00Z" w16du:dateUtc="2025-12-08T21:29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ins w:id="93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Description</w:t>
              </w:r>
            </w:ins>
          </w:p>
        </w:tc>
      </w:tr>
      <w:tr w:rsidR="006C18AE" w:rsidRPr="006C18AE" w14:paraId="26746F57" w14:textId="77777777">
        <w:trPr>
          <w:tblCellSpacing w:w="15" w:type="dxa"/>
          <w:ins w:id="94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6B1D37B1" w14:textId="77777777" w:rsidR="006C18AE" w:rsidRPr="006C18AE" w:rsidRDefault="006C18AE" w:rsidP="006C18AE">
            <w:pPr>
              <w:spacing w:after="0" w:line="240" w:lineRule="auto"/>
              <w:rPr>
                <w:ins w:id="95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ins w:id="96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SourceFile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5AEE7703" w14:textId="77777777" w:rsidR="006C18AE" w:rsidRPr="006C18AE" w:rsidRDefault="006C18AE" w:rsidP="006C18AE">
            <w:pPr>
              <w:spacing w:after="0" w:line="240" w:lineRule="auto"/>
              <w:rPr>
                <w:ins w:id="97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98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Text</w:t>
              </w:r>
            </w:ins>
          </w:p>
        </w:tc>
        <w:tc>
          <w:tcPr>
            <w:tcW w:w="0" w:type="auto"/>
            <w:vAlign w:val="center"/>
            <w:hideMark/>
          </w:tcPr>
          <w:p w14:paraId="095895B8" w14:textId="77777777" w:rsidR="006C18AE" w:rsidRPr="006C18AE" w:rsidRDefault="006C18AE" w:rsidP="006C18AE">
            <w:pPr>
              <w:spacing w:after="0" w:line="240" w:lineRule="auto"/>
              <w:rPr>
                <w:ins w:id="99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00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Filled automatically by Power Query. Match Report leaves this blank.</w:t>
              </w:r>
            </w:ins>
          </w:p>
        </w:tc>
      </w:tr>
      <w:tr w:rsidR="006C18AE" w:rsidRPr="006C18AE" w14:paraId="6368AB20" w14:textId="77777777">
        <w:trPr>
          <w:tblCellSpacing w:w="15" w:type="dxa"/>
          <w:ins w:id="101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5BE0189F" w14:textId="77777777" w:rsidR="006C18AE" w:rsidRPr="006C18AE" w:rsidRDefault="006C18AE" w:rsidP="006C18AE">
            <w:pPr>
              <w:spacing w:after="0" w:line="240" w:lineRule="auto"/>
              <w:rPr>
                <w:ins w:id="102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03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Year</w:t>
              </w:r>
            </w:ins>
          </w:p>
        </w:tc>
        <w:tc>
          <w:tcPr>
            <w:tcW w:w="0" w:type="auto"/>
            <w:vAlign w:val="center"/>
            <w:hideMark/>
          </w:tcPr>
          <w:p w14:paraId="3F1D788F" w14:textId="77777777" w:rsidR="006C18AE" w:rsidRPr="006C18AE" w:rsidRDefault="006C18AE" w:rsidP="006C18AE">
            <w:pPr>
              <w:spacing w:after="0" w:line="240" w:lineRule="auto"/>
              <w:rPr>
                <w:ins w:id="104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05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Number</w:t>
              </w:r>
            </w:ins>
          </w:p>
        </w:tc>
        <w:tc>
          <w:tcPr>
            <w:tcW w:w="0" w:type="auto"/>
            <w:vAlign w:val="center"/>
            <w:hideMark/>
          </w:tcPr>
          <w:p w14:paraId="68A6D5E5" w14:textId="77777777" w:rsidR="006C18AE" w:rsidRPr="006C18AE" w:rsidRDefault="006C18AE" w:rsidP="006C18AE">
            <w:pPr>
              <w:spacing w:after="0" w:line="240" w:lineRule="auto"/>
              <w:rPr>
                <w:ins w:id="106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07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League year.</w:t>
              </w:r>
            </w:ins>
          </w:p>
        </w:tc>
      </w:tr>
      <w:tr w:rsidR="006C18AE" w:rsidRPr="006C18AE" w14:paraId="5CC2FB70" w14:textId="77777777">
        <w:trPr>
          <w:tblCellSpacing w:w="15" w:type="dxa"/>
          <w:ins w:id="108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4179CAE8" w14:textId="77777777" w:rsidR="006C18AE" w:rsidRPr="006C18AE" w:rsidRDefault="006C18AE" w:rsidP="006C18AE">
            <w:pPr>
              <w:spacing w:after="0" w:line="240" w:lineRule="auto"/>
              <w:rPr>
                <w:ins w:id="109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10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Week</w:t>
              </w:r>
            </w:ins>
          </w:p>
        </w:tc>
        <w:tc>
          <w:tcPr>
            <w:tcW w:w="0" w:type="auto"/>
            <w:vAlign w:val="center"/>
            <w:hideMark/>
          </w:tcPr>
          <w:p w14:paraId="786A0FC7" w14:textId="77777777" w:rsidR="006C18AE" w:rsidRPr="006C18AE" w:rsidRDefault="006C18AE" w:rsidP="006C18AE">
            <w:pPr>
              <w:spacing w:after="0" w:line="240" w:lineRule="auto"/>
              <w:rPr>
                <w:ins w:id="111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12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Number</w:t>
              </w:r>
            </w:ins>
          </w:p>
        </w:tc>
        <w:tc>
          <w:tcPr>
            <w:tcW w:w="0" w:type="auto"/>
            <w:vAlign w:val="center"/>
            <w:hideMark/>
          </w:tcPr>
          <w:p w14:paraId="17EC3BE8" w14:textId="77777777" w:rsidR="006C18AE" w:rsidRPr="006C18AE" w:rsidRDefault="006C18AE" w:rsidP="006C18AE">
            <w:pPr>
              <w:spacing w:after="0" w:line="240" w:lineRule="auto"/>
              <w:rPr>
                <w:ins w:id="113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14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League week number.</w:t>
              </w:r>
            </w:ins>
          </w:p>
        </w:tc>
      </w:tr>
      <w:tr w:rsidR="006C18AE" w:rsidRPr="006C18AE" w14:paraId="54F2F2EC" w14:textId="77777777">
        <w:trPr>
          <w:tblCellSpacing w:w="15" w:type="dxa"/>
          <w:ins w:id="115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3F34CE74" w14:textId="77777777" w:rsidR="006C18AE" w:rsidRPr="006C18AE" w:rsidRDefault="006C18AE" w:rsidP="006C18AE">
            <w:pPr>
              <w:spacing w:after="0" w:line="240" w:lineRule="auto"/>
              <w:rPr>
                <w:ins w:id="116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17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Date</w:t>
              </w:r>
            </w:ins>
          </w:p>
        </w:tc>
        <w:tc>
          <w:tcPr>
            <w:tcW w:w="0" w:type="auto"/>
            <w:vAlign w:val="center"/>
            <w:hideMark/>
          </w:tcPr>
          <w:p w14:paraId="67E11F04" w14:textId="77777777" w:rsidR="006C18AE" w:rsidRPr="006C18AE" w:rsidRDefault="006C18AE" w:rsidP="006C18AE">
            <w:pPr>
              <w:spacing w:after="0" w:line="240" w:lineRule="auto"/>
              <w:rPr>
                <w:ins w:id="118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19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Date</w:t>
              </w:r>
            </w:ins>
          </w:p>
        </w:tc>
        <w:tc>
          <w:tcPr>
            <w:tcW w:w="0" w:type="auto"/>
            <w:vAlign w:val="center"/>
            <w:hideMark/>
          </w:tcPr>
          <w:p w14:paraId="426FC55A" w14:textId="77777777" w:rsidR="006C18AE" w:rsidRPr="006C18AE" w:rsidRDefault="006C18AE" w:rsidP="006C18AE">
            <w:pPr>
              <w:spacing w:after="0" w:line="240" w:lineRule="auto"/>
              <w:rPr>
                <w:ins w:id="120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21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Match date.</w:t>
              </w:r>
            </w:ins>
          </w:p>
        </w:tc>
      </w:tr>
      <w:tr w:rsidR="006C18AE" w:rsidRPr="006C18AE" w14:paraId="32EB54A2" w14:textId="77777777">
        <w:trPr>
          <w:tblCellSpacing w:w="15" w:type="dxa"/>
          <w:ins w:id="122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075E30CA" w14:textId="77777777" w:rsidR="006C18AE" w:rsidRPr="006C18AE" w:rsidRDefault="006C18AE" w:rsidP="006C18AE">
            <w:pPr>
              <w:spacing w:after="0" w:line="240" w:lineRule="auto"/>
              <w:rPr>
                <w:ins w:id="123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24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Side</w:t>
              </w:r>
            </w:ins>
          </w:p>
        </w:tc>
        <w:tc>
          <w:tcPr>
            <w:tcW w:w="0" w:type="auto"/>
            <w:vAlign w:val="center"/>
            <w:hideMark/>
          </w:tcPr>
          <w:p w14:paraId="43825BD2" w14:textId="77777777" w:rsidR="006C18AE" w:rsidRPr="006C18AE" w:rsidRDefault="006C18AE" w:rsidP="006C18AE">
            <w:pPr>
              <w:spacing w:after="0" w:line="240" w:lineRule="auto"/>
              <w:rPr>
                <w:ins w:id="125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26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Text</w:t>
              </w:r>
            </w:ins>
          </w:p>
        </w:tc>
        <w:tc>
          <w:tcPr>
            <w:tcW w:w="0" w:type="auto"/>
            <w:vAlign w:val="center"/>
            <w:hideMark/>
          </w:tcPr>
          <w:p w14:paraId="7B096818" w14:textId="77777777" w:rsidR="006C18AE" w:rsidRPr="006C18AE" w:rsidRDefault="006C18AE" w:rsidP="006C18AE">
            <w:pPr>
              <w:spacing w:after="0" w:line="240" w:lineRule="auto"/>
              <w:rPr>
                <w:ins w:id="127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28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“Front” or “Back”.</w:t>
              </w:r>
            </w:ins>
          </w:p>
        </w:tc>
      </w:tr>
      <w:tr w:rsidR="006C18AE" w:rsidRPr="006C18AE" w14:paraId="5E3FBB0E" w14:textId="77777777">
        <w:trPr>
          <w:tblCellSpacing w:w="15" w:type="dxa"/>
          <w:ins w:id="129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091AA4B2" w14:textId="77777777" w:rsidR="006C18AE" w:rsidRPr="006C18AE" w:rsidRDefault="006C18AE" w:rsidP="006C18AE">
            <w:pPr>
              <w:spacing w:after="0" w:line="240" w:lineRule="auto"/>
              <w:rPr>
                <w:ins w:id="130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31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lastRenderedPageBreak/>
                <w:t>Course</w:t>
              </w:r>
            </w:ins>
          </w:p>
        </w:tc>
        <w:tc>
          <w:tcPr>
            <w:tcW w:w="0" w:type="auto"/>
            <w:vAlign w:val="center"/>
            <w:hideMark/>
          </w:tcPr>
          <w:p w14:paraId="5E2CEBF9" w14:textId="77777777" w:rsidR="006C18AE" w:rsidRPr="006C18AE" w:rsidRDefault="006C18AE" w:rsidP="006C18AE">
            <w:pPr>
              <w:spacing w:after="0" w:line="240" w:lineRule="auto"/>
              <w:rPr>
                <w:ins w:id="132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33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Text</w:t>
              </w:r>
            </w:ins>
          </w:p>
        </w:tc>
        <w:tc>
          <w:tcPr>
            <w:tcW w:w="0" w:type="auto"/>
            <w:vAlign w:val="center"/>
            <w:hideMark/>
          </w:tcPr>
          <w:p w14:paraId="7C6588D8" w14:textId="77777777" w:rsidR="006C18AE" w:rsidRPr="006C18AE" w:rsidRDefault="006C18AE" w:rsidP="006C18AE">
            <w:pPr>
              <w:spacing w:after="0" w:line="240" w:lineRule="auto"/>
              <w:rPr>
                <w:ins w:id="134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35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Course name (for future multi-course support).</w:t>
              </w:r>
            </w:ins>
          </w:p>
        </w:tc>
      </w:tr>
      <w:tr w:rsidR="006C18AE" w:rsidRPr="006C18AE" w14:paraId="03724EEE" w14:textId="77777777">
        <w:trPr>
          <w:tblCellSpacing w:w="15" w:type="dxa"/>
          <w:ins w:id="136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4DF7FA34" w14:textId="77777777" w:rsidR="006C18AE" w:rsidRPr="006C18AE" w:rsidRDefault="006C18AE" w:rsidP="006C18AE">
            <w:pPr>
              <w:spacing w:after="0" w:line="240" w:lineRule="auto"/>
              <w:rPr>
                <w:ins w:id="137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38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Team</w:t>
              </w:r>
            </w:ins>
          </w:p>
        </w:tc>
        <w:tc>
          <w:tcPr>
            <w:tcW w:w="0" w:type="auto"/>
            <w:vAlign w:val="center"/>
            <w:hideMark/>
          </w:tcPr>
          <w:p w14:paraId="3D4668DE" w14:textId="77777777" w:rsidR="006C18AE" w:rsidRPr="006C18AE" w:rsidRDefault="006C18AE" w:rsidP="006C18AE">
            <w:pPr>
              <w:spacing w:after="0" w:line="240" w:lineRule="auto"/>
              <w:rPr>
                <w:ins w:id="139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40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Text</w:t>
              </w:r>
            </w:ins>
          </w:p>
        </w:tc>
        <w:tc>
          <w:tcPr>
            <w:tcW w:w="0" w:type="auto"/>
            <w:vAlign w:val="center"/>
            <w:hideMark/>
          </w:tcPr>
          <w:p w14:paraId="5131ED88" w14:textId="77777777" w:rsidR="006C18AE" w:rsidRPr="006C18AE" w:rsidRDefault="006C18AE" w:rsidP="006C18AE">
            <w:pPr>
              <w:spacing w:after="0" w:line="240" w:lineRule="auto"/>
              <w:rPr>
                <w:ins w:id="141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42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Player’s team identifier.</w:t>
              </w:r>
            </w:ins>
          </w:p>
        </w:tc>
      </w:tr>
      <w:tr w:rsidR="006C18AE" w:rsidRPr="006C18AE" w14:paraId="2954B402" w14:textId="77777777">
        <w:trPr>
          <w:tblCellSpacing w:w="15" w:type="dxa"/>
          <w:ins w:id="143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534AAFBD" w14:textId="77777777" w:rsidR="006C18AE" w:rsidRPr="006C18AE" w:rsidRDefault="006C18AE" w:rsidP="006C18AE">
            <w:pPr>
              <w:spacing w:after="0" w:line="240" w:lineRule="auto"/>
              <w:rPr>
                <w:ins w:id="144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45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Opponent</w:t>
              </w:r>
            </w:ins>
          </w:p>
        </w:tc>
        <w:tc>
          <w:tcPr>
            <w:tcW w:w="0" w:type="auto"/>
            <w:vAlign w:val="center"/>
            <w:hideMark/>
          </w:tcPr>
          <w:p w14:paraId="7344D719" w14:textId="77777777" w:rsidR="006C18AE" w:rsidRPr="006C18AE" w:rsidRDefault="006C18AE" w:rsidP="006C18AE">
            <w:pPr>
              <w:spacing w:after="0" w:line="240" w:lineRule="auto"/>
              <w:rPr>
                <w:ins w:id="146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47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Text</w:t>
              </w:r>
            </w:ins>
          </w:p>
        </w:tc>
        <w:tc>
          <w:tcPr>
            <w:tcW w:w="0" w:type="auto"/>
            <w:vAlign w:val="center"/>
            <w:hideMark/>
          </w:tcPr>
          <w:p w14:paraId="32FCDA6F" w14:textId="77777777" w:rsidR="006C18AE" w:rsidRPr="006C18AE" w:rsidRDefault="006C18AE" w:rsidP="006C18AE">
            <w:pPr>
              <w:spacing w:after="0" w:line="240" w:lineRule="auto"/>
              <w:rPr>
                <w:ins w:id="148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49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Opposing team identifier.</w:t>
              </w:r>
            </w:ins>
          </w:p>
        </w:tc>
      </w:tr>
      <w:tr w:rsidR="006C18AE" w:rsidRPr="006C18AE" w14:paraId="3FCB03C5" w14:textId="77777777">
        <w:trPr>
          <w:tblCellSpacing w:w="15" w:type="dxa"/>
          <w:ins w:id="150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318A88D8" w14:textId="77777777" w:rsidR="006C18AE" w:rsidRPr="006C18AE" w:rsidRDefault="006C18AE" w:rsidP="006C18AE">
            <w:pPr>
              <w:spacing w:after="0" w:line="240" w:lineRule="auto"/>
              <w:rPr>
                <w:ins w:id="151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ins w:id="152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MatchCompleted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2AB09153" w14:textId="77777777" w:rsidR="006C18AE" w:rsidRPr="006C18AE" w:rsidRDefault="006C18AE" w:rsidP="006C18AE">
            <w:pPr>
              <w:spacing w:after="0" w:line="240" w:lineRule="auto"/>
              <w:rPr>
                <w:ins w:id="153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54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TRUE/FALSE</w:t>
              </w:r>
            </w:ins>
          </w:p>
        </w:tc>
        <w:tc>
          <w:tcPr>
            <w:tcW w:w="0" w:type="auto"/>
            <w:vAlign w:val="center"/>
            <w:hideMark/>
          </w:tcPr>
          <w:p w14:paraId="52C3E23C" w14:textId="77777777" w:rsidR="006C18AE" w:rsidRPr="006C18AE" w:rsidRDefault="006C18AE" w:rsidP="006C18AE">
            <w:pPr>
              <w:spacing w:after="0" w:line="240" w:lineRule="auto"/>
              <w:rPr>
                <w:ins w:id="155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56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Whether the match was fully completed.</w:t>
              </w:r>
            </w:ins>
          </w:p>
        </w:tc>
      </w:tr>
      <w:tr w:rsidR="006C18AE" w:rsidRPr="006C18AE" w14:paraId="6E27C137" w14:textId="77777777">
        <w:trPr>
          <w:tblCellSpacing w:w="15" w:type="dxa"/>
          <w:ins w:id="157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6A5C6C96" w14:textId="77777777" w:rsidR="006C18AE" w:rsidRPr="006C18AE" w:rsidRDefault="006C18AE" w:rsidP="006C18AE">
            <w:pPr>
              <w:spacing w:after="0" w:line="240" w:lineRule="auto"/>
              <w:rPr>
                <w:ins w:id="158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ins w:id="159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ForfeitFlag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76BEB664" w14:textId="77777777" w:rsidR="006C18AE" w:rsidRPr="006C18AE" w:rsidRDefault="006C18AE" w:rsidP="006C18AE">
            <w:pPr>
              <w:spacing w:after="0" w:line="240" w:lineRule="auto"/>
              <w:rPr>
                <w:ins w:id="160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61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TRUE/FALSE</w:t>
              </w:r>
            </w:ins>
          </w:p>
        </w:tc>
        <w:tc>
          <w:tcPr>
            <w:tcW w:w="0" w:type="auto"/>
            <w:vAlign w:val="center"/>
            <w:hideMark/>
          </w:tcPr>
          <w:p w14:paraId="0D681CDB" w14:textId="77777777" w:rsidR="006C18AE" w:rsidRPr="006C18AE" w:rsidRDefault="006C18AE" w:rsidP="006C18AE">
            <w:pPr>
              <w:spacing w:after="0" w:line="240" w:lineRule="auto"/>
              <w:rPr>
                <w:ins w:id="162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63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Whether this team forfeited.</w:t>
              </w:r>
            </w:ins>
          </w:p>
        </w:tc>
      </w:tr>
    </w:tbl>
    <w:p w14:paraId="062C5C03" w14:textId="77777777" w:rsidR="006C18AE" w:rsidRPr="006C18AE" w:rsidRDefault="006C18AE" w:rsidP="006C18AE">
      <w:pPr>
        <w:spacing w:after="0" w:line="240" w:lineRule="auto"/>
        <w:rPr>
          <w:ins w:id="164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165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pict w14:anchorId="55855EBB">
            <v:rect id="_x0000_i1083" style="width:0;height:1.5pt" o:hralign="center" o:hrstd="t" o:hr="t" fillcolor="#a0a0a0" stroked="f"/>
          </w:pict>
        </w:r>
      </w:ins>
    </w:p>
    <w:p w14:paraId="6ED28A79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1"/>
        <w:rPr>
          <w:ins w:id="166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ins w:id="167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:sz w:val="36"/>
            <w:szCs w:val="36"/>
            <w14:ligatures w14:val="none"/>
          </w:rPr>
          <w:t>B. Player Metadata</w:t>
        </w:r>
      </w:ins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847"/>
        <w:gridCol w:w="5747"/>
      </w:tblGrid>
      <w:tr w:rsidR="006C18AE" w:rsidRPr="006C18AE" w14:paraId="16884629" w14:textId="77777777">
        <w:trPr>
          <w:tblHeader/>
          <w:tblCellSpacing w:w="15" w:type="dxa"/>
          <w:ins w:id="168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1E172451" w14:textId="77777777" w:rsidR="006C18AE" w:rsidRPr="006C18AE" w:rsidRDefault="006C18AE" w:rsidP="006C18AE">
            <w:pPr>
              <w:spacing w:after="0" w:line="240" w:lineRule="auto"/>
              <w:jc w:val="center"/>
              <w:rPr>
                <w:ins w:id="169" w:author="Mike Avery" w:date="2025-12-08T16:29:00Z" w16du:dateUtc="2025-12-08T21:29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ins w:id="170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Column</w:t>
              </w:r>
            </w:ins>
          </w:p>
        </w:tc>
        <w:tc>
          <w:tcPr>
            <w:tcW w:w="0" w:type="auto"/>
            <w:vAlign w:val="center"/>
            <w:hideMark/>
          </w:tcPr>
          <w:p w14:paraId="78D901AD" w14:textId="77777777" w:rsidR="006C18AE" w:rsidRPr="006C18AE" w:rsidRDefault="006C18AE" w:rsidP="006C18AE">
            <w:pPr>
              <w:spacing w:after="0" w:line="240" w:lineRule="auto"/>
              <w:jc w:val="center"/>
              <w:rPr>
                <w:ins w:id="171" w:author="Mike Avery" w:date="2025-12-08T16:29:00Z" w16du:dateUtc="2025-12-08T21:29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ins w:id="172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Type</w:t>
              </w:r>
            </w:ins>
          </w:p>
        </w:tc>
        <w:tc>
          <w:tcPr>
            <w:tcW w:w="0" w:type="auto"/>
            <w:vAlign w:val="center"/>
            <w:hideMark/>
          </w:tcPr>
          <w:p w14:paraId="38224A47" w14:textId="77777777" w:rsidR="006C18AE" w:rsidRPr="006C18AE" w:rsidRDefault="006C18AE" w:rsidP="006C18AE">
            <w:pPr>
              <w:spacing w:after="0" w:line="240" w:lineRule="auto"/>
              <w:jc w:val="center"/>
              <w:rPr>
                <w:ins w:id="173" w:author="Mike Avery" w:date="2025-12-08T16:29:00Z" w16du:dateUtc="2025-12-08T21:29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ins w:id="174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Description</w:t>
              </w:r>
            </w:ins>
          </w:p>
        </w:tc>
      </w:tr>
      <w:tr w:rsidR="006C18AE" w:rsidRPr="006C18AE" w14:paraId="0BC68680" w14:textId="77777777">
        <w:trPr>
          <w:tblCellSpacing w:w="15" w:type="dxa"/>
          <w:ins w:id="175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04F84780" w14:textId="77777777" w:rsidR="006C18AE" w:rsidRPr="006C18AE" w:rsidRDefault="006C18AE" w:rsidP="006C18AE">
            <w:pPr>
              <w:spacing w:after="0" w:line="240" w:lineRule="auto"/>
              <w:rPr>
                <w:ins w:id="176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77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Position</w:t>
              </w:r>
            </w:ins>
          </w:p>
        </w:tc>
        <w:tc>
          <w:tcPr>
            <w:tcW w:w="0" w:type="auto"/>
            <w:vAlign w:val="center"/>
            <w:hideMark/>
          </w:tcPr>
          <w:p w14:paraId="43DB9A3E" w14:textId="77777777" w:rsidR="006C18AE" w:rsidRPr="006C18AE" w:rsidRDefault="006C18AE" w:rsidP="006C18AE">
            <w:pPr>
              <w:spacing w:after="0" w:line="240" w:lineRule="auto"/>
              <w:rPr>
                <w:ins w:id="178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79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Number</w:t>
              </w:r>
            </w:ins>
          </w:p>
        </w:tc>
        <w:tc>
          <w:tcPr>
            <w:tcW w:w="0" w:type="auto"/>
            <w:vAlign w:val="center"/>
            <w:hideMark/>
          </w:tcPr>
          <w:p w14:paraId="5AB924D3" w14:textId="77777777" w:rsidR="006C18AE" w:rsidRPr="006C18AE" w:rsidRDefault="006C18AE" w:rsidP="006C18AE">
            <w:pPr>
              <w:spacing w:after="0" w:line="240" w:lineRule="auto"/>
              <w:rPr>
                <w:ins w:id="180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81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 xml:space="preserve">Player lineup slot: </w:t>
              </w:r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1, 2, 3, or 4</w:t>
              </w:r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.</w:t>
              </w:r>
            </w:ins>
          </w:p>
        </w:tc>
      </w:tr>
      <w:tr w:rsidR="006C18AE" w:rsidRPr="006C18AE" w14:paraId="2C70660C" w14:textId="77777777">
        <w:trPr>
          <w:tblCellSpacing w:w="15" w:type="dxa"/>
          <w:ins w:id="182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5A2299CA" w14:textId="77777777" w:rsidR="006C18AE" w:rsidRPr="006C18AE" w:rsidRDefault="006C18AE" w:rsidP="006C18AE">
            <w:pPr>
              <w:spacing w:after="0" w:line="240" w:lineRule="auto"/>
              <w:rPr>
                <w:ins w:id="183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84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Player</w:t>
              </w:r>
            </w:ins>
          </w:p>
        </w:tc>
        <w:tc>
          <w:tcPr>
            <w:tcW w:w="0" w:type="auto"/>
            <w:vAlign w:val="center"/>
            <w:hideMark/>
          </w:tcPr>
          <w:p w14:paraId="7C72CA8C" w14:textId="77777777" w:rsidR="006C18AE" w:rsidRPr="006C18AE" w:rsidRDefault="006C18AE" w:rsidP="006C18AE">
            <w:pPr>
              <w:spacing w:after="0" w:line="240" w:lineRule="auto"/>
              <w:rPr>
                <w:ins w:id="185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86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Text</w:t>
              </w:r>
            </w:ins>
          </w:p>
        </w:tc>
        <w:tc>
          <w:tcPr>
            <w:tcW w:w="0" w:type="auto"/>
            <w:vAlign w:val="center"/>
            <w:hideMark/>
          </w:tcPr>
          <w:p w14:paraId="5AD159D7" w14:textId="77777777" w:rsidR="006C18AE" w:rsidRPr="006C18AE" w:rsidRDefault="006C18AE" w:rsidP="006C18AE">
            <w:pPr>
              <w:spacing w:after="0" w:line="240" w:lineRule="auto"/>
              <w:rPr>
                <w:ins w:id="187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88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Player name (dropdown-validated).</w:t>
              </w:r>
            </w:ins>
          </w:p>
        </w:tc>
      </w:tr>
      <w:tr w:rsidR="006C18AE" w:rsidRPr="006C18AE" w14:paraId="593C7FB6" w14:textId="77777777">
        <w:trPr>
          <w:tblCellSpacing w:w="15" w:type="dxa"/>
          <w:ins w:id="189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6F07A523" w14:textId="77777777" w:rsidR="006C18AE" w:rsidRPr="006C18AE" w:rsidRDefault="006C18AE" w:rsidP="006C18AE">
            <w:pPr>
              <w:spacing w:after="0" w:line="240" w:lineRule="auto"/>
              <w:rPr>
                <w:ins w:id="190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ins w:id="191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PlayerKey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13571432" w14:textId="77777777" w:rsidR="006C18AE" w:rsidRPr="006C18AE" w:rsidRDefault="006C18AE" w:rsidP="006C18AE">
            <w:pPr>
              <w:spacing w:after="0" w:line="240" w:lineRule="auto"/>
              <w:rPr>
                <w:ins w:id="192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93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Text</w:t>
              </w:r>
            </w:ins>
          </w:p>
        </w:tc>
        <w:tc>
          <w:tcPr>
            <w:tcW w:w="0" w:type="auto"/>
            <w:vAlign w:val="center"/>
            <w:hideMark/>
          </w:tcPr>
          <w:p w14:paraId="0EAE8BF9" w14:textId="77777777" w:rsidR="006C18AE" w:rsidRPr="006C18AE" w:rsidRDefault="006C18AE" w:rsidP="006C18AE">
            <w:pPr>
              <w:spacing w:after="0" w:line="240" w:lineRule="auto"/>
              <w:rPr>
                <w:ins w:id="194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95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Player’s unique identifier from Settings.</w:t>
              </w:r>
            </w:ins>
          </w:p>
        </w:tc>
      </w:tr>
      <w:tr w:rsidR="006C18AE" w:rsidRPr="006C18AE" w14:paraId="73C53B6A" w14:textId="77777777">
        <w:trPr>
          <w:tblCellSpacing w:w="15" w:type="dxa"/>
          <w:ins w:id="196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00FC4210" w14:textId="77777777" w:rsidR="006C18AE" w:rsidRPr="006C18AE" w:rsidRDefault="006C18AE" w:rsidP="006C18AE">
            <w:pPr>
              <w:spacing w:after="0" w:line="240" w:lineRule="auto"/>
              <w:rPr>
                <w:ins w:id="197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198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Tee</w:t>
              </w:r>
            </w:ins>
          </w:p>
        </w:tc>
        <w:tc>
          <w:tcPr>
            <w:tcW w:w="0" w:type="auto"/>
            <w:vAlign w:val="center"/>
            <w:hideMark/>
          </w:tcPr>
          <w:p w14:paraId="687F043A" w14:textId="77777777" w:rsidR="006C18AE" w:rsidRPr="006C18AE" w:rsidRDefault="006C18AE" w:rsidP="006C18AE">
            <w:pPr>
              <w:spacing w:after="0" w:line="240" w:lineRule="auto"/>
              <w:rPr>
                <w:ins w:id="199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200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Text</w:t>
              </w:r>
            </w:ins>
          </w:p>
        </w:tc>
        <w:tc>
          <w:tcPr>
            <w:tcW w:w="0" w:type="auto"/>
            <w:vAlign w:val="center"/>
            <w:hideMark/>
          </w:tcPr>
          <w:p w14:paraId="6BD2098C" w14:textId="77777777" w:rsidR="006C18AE" w:rsidRPr="006C18AE" w:rsidRDefault="006C18AE" w:rsidP="006C18AE">
            <w:pPr>
              <w:spacing w:after="0" w:line="240" w:lineRule="auto"/>
              <w:rPr>
                <w:ins w:id="201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202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Tee assignment used for the round (e.g., “White”, “Gold”).</w:t>
              </w:r>
            </w:ins>
          </w:p>
        </w:tc>
      </w:tr>
      <w:tr w:rsidR="006C18AE" w:rsidRPr="006C18AE" w14:paraId="61C57CD8" w14:textId="77777777">
        <w:trPr>
          <w:tblCellSpacing w:w="15" w:type="dxa"/>
          <w:ins w:id="203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70853F93" w14:textId="77777777" w:rsidR="006C18AE" w:rsidRPr="006C18AE" w:rsidRDefault="006C18AE" w:rsidP="006C18AE">
            <w:pPr>
              <w:spacing w:after="0" w:line="240" w:lineRule="auto"/>
              <w:rPr>
                <w:ins w:id="204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ins w:id="205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Hdcp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42E4E429" w14:textId="77777777" w:rsidR="006C18AE" w:rsidRPr="006C18AE" w:rsidRDefault="006C18AE" w:rsidP="006C18AE">
            <w:pPr>
              <w:spacing w:after="0" w:line="240" w:lineRule="auto"/>
              <w:rPr>
                <w:ins w:id="206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207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Number</w:t>
              </w:r>
            </w:ins>
          </w:p>
        </w:tc>
        <w:tc>
          <w:tcPr>
            <w:tcW w:w="0" w:type="auto"/>
            <w:vAlign w:val="center"/>
            <w:hideMark/>
          </w:tcPr>
          <w:p w14:paraId="6211D92D" w14:textId="77777777" w:rsidR="006C18AE" w:rsidRPr="006C18AE" w:rsidRDefault="006C18AE" w:rsidP="006C18AE">
            <w:pPr>
              <w:spacing w:after="0" w:line="240" w:lineRule="auto"/>
              <w:rPr>
                <w:ins w:id="208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209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Handicap applied for this match.</w:t>
              </w:r>
            </w:ins>
          </w:p>
        </w:tc>
      </w:tr>
    </w:tbl>
    <w:p w14:paraId="70536114" w14:textId="77777777" w:rsidR="006C18AE" w:rsidRPr="006C18AE" w:rsidRDefault="006C18AE" w:rsidP="006C18AE">
      <w:pPr>
        <w:spacing w:after="0" w:line="240" w:lineRule="auto"/>
        <w:rPr>
          <w:ins w:id="210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211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pict w14:anchorId="78900DA3">
            <v:rect id="_x0000_i1084" style="width:0;height:1.5pt" o:hralign="center" o:hrstd="t" o:hr="t" fillcolor="#a0a0a0" stroked="f"/>
          </w:pict>
        </w:r>
      </w:ins>
    </w:p>
    <w:p w14:paraId="49C02AB6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1"/>
        <w:rPr>
          <w:ins w:id="212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ins w:id="213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:sz w:val="36"/>
            <w:szCs w:val="36"/>
            <w14:ligatures w14:val="none"/>
          </w:rPr>
          <w:t>C. Round-Level Totals &amp; Scoring</w:t>
        </w:r>
      </w:ins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847"/>
        <w:gridCol w:w="5614"/>
      </w:tblGrid>
      <w:tr w:rsidR="006C18AE" w:rsidRPr="006C18AE" w14:paraId="1D50F25D" w14:textId="77777777">
        <w:trPr>
          <w:tblHeader/>
          <w:tblCellSpacing w:w="15" w:type="dxa"/>
          <w:ins w:id="214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6C335810" w14:textId="77777777" w:rsidR="006C18AE" w:rsidRPr="006C18AE" w:rsidRDefault="006C18AE" w:rsidP="006C18AE">
            <w:pPr>
              <w:spacing w:after="0" w:line="240" w:lineRule="auto"/>
              <w:jc w:val="center"/>
              <w:rPr>
                <w:ins w:id="215" w:author="Mike Avery" w:date="2025-12-08T16:29:00Z" w16du:dateUtc="2025-12-08T21:29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ins w:id="216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Column</w:t>
              </w:r>
            </w:ins>
          </w:p>
        </w:tc>
        <w:tc>
          <w:tcPr>
            <w:tcW w:w="0" w:type="auto"/>
            <w:vAlign w:val="center"/>
            <w:hideMark/>
          </w:tcPr>
          <w:p w14:paraId="08C656C0" w14:textId="77777777" w:rsidR="006C18AE" w:rsidRPr="006C18AE" w:rsidRDefault="006C18AE" w:rsidP="006C18AE">
            <w:pPr>
              <w:spacing w:after="0" w:line="240" w:lineRule="auto"/>
              <w:jc w:val="center"/>
              <w:rPr>
                <w:ins w:id="217" w:author="Mike Avery" w:date="2025-12-08T16:29:00Z" w16du:dateUtc="2025-12-08T21:29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ins w:id="218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Type</w:t>
              </w:r>
            </w:ins>
          </w:p>
        </w:tc>
        <w:tc>
          <w:tcPr>
            <w:tcW w:w="0" w:type="auto"/>
            <w:vAlign w:val="center"/>
            <w:hideMark/>
          </w:tcPr>
          <w:p w14:paraId="3BFABDD2" w14:textId="77777777" w:rsidR="006C18AE" w:rsidRPr="006C18AE" w:rsidRDefault="006C18AE" w:rsidP="006C18AE">
            <w:pPr>
              <w:spacing w:after="0" w:line="240" w:lineRule="auto"/>
              <w:jc w:val="center"/>
              <w:rPr>
                <w:ins w:id="219" w:author="Mike Avery" w:date="2025-12-08T16:29:00Z" w16du:dateUtc="2025-12-08T21:29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ins w:id="220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Description</w:t>
              </w:r>
            </w:ins>
          </w:p>
        </w:tc>
      </w:tr>
      <w:tr w:rsidR="006C18AE" w:rsidRPr="006C18AE" w14:paraId="29992D78" w14:textId="77777777">
        <w:trPr>
          <w:tblCellSpacing w:w="15" w:type="dxa"/>
          <w:ins w:id="221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456EA1CB" w14:textId="77777777" w:rsidR="006C18AE" w:rsidRPr="006C18AE" w:rsidRDefault="006C18AE" w:rsidP="006C18AE">
            <w:pPr>
              <w:spacing w:after="0" w:line="240" w:lineRule="auto"/>
              <w:rPr>
                <w:ins w:id="222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223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Gross</w:t>
              </w:r>
            </w:ins>
          </w:p>
        </w:tc>
        <w:tc>
          <w:tcPr>
            <w:tcW w:w="0" w:type="auto"/>
            <w:vAlign w:val="center"/>
            <w:hideMark/>
          </w:tcPr>
          <w:p w14:paraId="4041B194" w14:textId="77777777" w:rsidR="006C18AE" w:rsidRPr="006C18AE" w:rsidRDefault="006C18AE" w:rsidP="006C18AE">
            <w:pPr>
              <w:spacing w:after="0" w:line="240" w:lineRule="auto"/>
              <w:rPr>
                <w:ins w:id="224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225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Number</w:t>
              </w:r>
            </w:ins>
          </w:p>
        </w:tc>
        <w:tc>
          <w:tcPr>
            <w:tcW w:w="0" w:type="auto"/>
            <w:vAlign w:val="center"/>
            <w:hideMark/>
          </w:tcPr>
          <w:p w14:paraId="33464386" w14:textId="77777777" w:rsidR="006C18AE" w:rsidRPr="006C18AE" w:rsidRDefault="006C18AE" w:rsidP="006C18AE">
            <w:pPr>
              <w:spacing w:after="0" w:line="240" w:lineRule="auto"/>
              <w:rPr>
                <w:ins w:id="226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227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Total strokes for the 9-hole round.</w:t>
              </w:r>
            </w:ins>
          </w:p>
        </w:tc>
      </w:tr>
      <w:tr w:rsidR="006C18AE" w:rsidRPr="006C18AE" w14:paraId="5CE085D5" w14:textId="77777777">
        <w:trPr>
          <w:tblCellSpacing w:w="15" w:type="dxa"/>
          <w:ins w:id="228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74721A80" w14:textId="77777777" w:rsidR="006C18AE" w:rsidRPr="006C18AE" w:rsidRDefault="006C18AE" w:rsidP="006C18AE">
            <w:pPr>
              <w:spacing w:after="0" w:line="240" w:lineRule="auto"/>
              <w:rPr>
                <w:ins w:id="229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230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Net</w:t>
              </w:r>
            </w:ins>
          </w:p>
        </w:tc>
        <w:tc>
          <w:tcPr>
            <w:tcW w:w="0" w:type="auto"/>
            <w:vAlign w:val="center"/>
            <w:hideMark/>
          </w:tcPr>
          <w:p w14:paraId="586F8C65" w14:textId="77777777" w:rsidR="006C18AE" w:rsidRPr="006C18AE" w:rsidRDefault="006C18AE" w:rsidP="006C18AE">
            <w:pPr>
              <w:spacing w:after="0" w:line="240" w:lineRule="auto"/>
              <w:rPr>
                <w:ins w:id="231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232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Number</w:t>
              </w:r>
            </w:ins>
          </w:p>
        </w:tc>
        <w:tc>
          <w:tcPr>
            <w:tcW w:w="0" w:type="auto"/>
            <w:vAlign w:val="center"/>
            <w:hideMark/>
          </w:tcPr>
          <w:p w14:paraId="4A69EE1C" w14:textId="77777777" w:rsidR="006C18AE" w:rsidRPr="006C18AE" w:rsidRDefault="006C18AE" w:rsidP="006C18AE">
            <w:pPr>
              <w:spacing w:after="0" w:line="240" w:lineRule="auto"/>
              <w:rPr>
                <w:ins w:id="233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234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Gross minus handicap.</w:t>
              </w:r>
            </w:ins>
          </w:p>
        </w:tc>
      </w:tr>
      <w:tr w:rsidR="006C18AE" w:rsidRPr="006C18AE" w14:paraId="23D88FF8" w14:textId="77777777">
        <w:trPr>
          <w:tblCellSpacing w:w="15" w:type="dxa"/>
          <w:ins w:id="235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2C7B182B" w14:textId="77777777" w:rsidR="006C18AE" w:rsidRPr="006C18AE" w:rsidRDefault="006C18AE" w:rsidP="006C18AE">
            <w:pPr>
              <w:spacing w:after="0" w:line="240" w:lineRule="auto"/>
              <w:rPr>
                <w:ins w:id="236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ins w:id="237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BirdiesTotal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095AF0A8" w14:textId="77777777" w:rsidR="006C18AE" w:rsidRPr="006C18AE" w:rsidRDefault="006C18AE" w:rsidP="006C18AE">
            <w:pPr>
              <w:spacing w:after="0" w:line="240" w:lineRule="auto"/>
              <w:rPr>
                <w:ins w:id="238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239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Number</w:t>
              </w:r>
            </w:ins>
          </w:p>
        </w:tc>
        <w:tc>
          <w:tcPr>
            <w:tcW w:w="0" w:type="auto"/>
            <w:vAlign w:val="center"/>
            <w:hideMark/>
          </w:tcPr>
          <w:p w14:paraId="00CF1801" w14:textId="77777777" w:rsidR="006C18AE" w:rsidRPr="006C18AE" w:rsidRDefault="006C18AE" w:rsidP="006C18AE">
            <w:pPr>
              <w:spacing w:after="0" w:line="240" w:lineRule="auto"/>
              <w:rPr>
                <w:ins w:id="240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241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Count of birdies.</w:t>
              </w:r>
            </w:ins>
          </w:p>
        </w:tc>
      </w:tr>
      <w:tr w:rsidR="006C18AE" w:rsidRPr="006C18AE" w14:paraId="4EB2E648" w14:textId="77777777">
        <w:trPr>
          <w:tblCellSpacing w:w="15" w:type="dxa"/>
          <w:ins w:id="242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4617DA03" w14:textId="77777777" w:rsidR="006C18AE" w:rsidRPr="006C18AE" w:rsidRDefault="006C18AE" w:rsidP="006C18AE">
            <w:pPr>
              <w:spacing w:after="0" w:line="240" w:lineRule="auto"/>
              <w:rPr>
                <w:ins w:id="243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ins w:id="244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EaglesTotal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1C137DEB" w14:textId="77777777" w:rsidR="006C18AE" w:rsidRPr="006C18AE" w:rsidRDefault="006C18AE" w:rsidP="006C18AE">
            <w:pPr>
              <w:spacing w:after="0" w:line="240" w:lineRule="auto"/>
              <w:rPr>
                <w:ins w:id="245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246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Number</w:t>
              </w:r>
            </w:ins>
          </w:p>
        </w:tc>
        <w:tc>
          <w:tcPr>
            <w:tcW w:w="0" w:type="auto"/>
            <w:vAlign w:val="center"/>
            <w:hideMark/>
          </w:tcPr>
          <w:p w14:paraId="32D273D8" w14:textId="77777777" w:rsidR="006C18AE" w:rsidRPr="006C18AE" w:rsidRDefault="006C18AE" w:rsidP="006C18AE">
            <w:pPr>
              <w:spacing w:after="0" w:line="240" w:lineRule="auto"/>
              <w:rPr>
                <w:ins w:id="247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248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Count of eagles.</w:t>
              </w:r>
            </w:ins>
          </w:p>
        </w:tc>
      </w:tr>
      <w:tr w:rsidR="006C18AE" w:rsidRPr="006C18AE" w14:paraId="38B68A1A" w14:textId="77777777">
        <w:trPr>
          <w:tblCellSpacing w:w="15" w:type="dxa"/>
          <w:ins w:id="249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40393691" w14:textId="77777777" w:rsidR="006C18AE" w:rsidRPr="006C18AE" w:rsidRDefault="006C18AE" w:rsidP="006C18AE">
            <w:pPr>
              <w:spacing w:after="0" w:line="240" w:lineRule="auto"/>
              <w:rPr>
                <w:ins w:id="250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ins w:id="251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DoubleEaglesTotal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6DEF2D6B" w14:textId="77777777" w:rsidR="006C18AE" w:rsidRPr="006C18AE" w:rsidRDefault="006C18AE" w:rsidP="006C18AE">
            <w:pPr>
              <w:spacing w:after="0" w:line="240" w:lineRule="auto"/>
              <w:rPr>
                <w:ins w:id="252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253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Number</w:t>
              </w:r>
            </w:ins>
          </w:p>
        </w:tc>
        <w:tc>
          <w:tcPr>
            <w:tcW w:w="0" w:type="auto"/>
            <w:vAlign w:val="center"/>
            <w:hideMark/>
          </w:tcPr>
          <w:p w14:paraId="0BAE4C6C" w14:textId="77777777" w:rsidR="006C18AE" w:rsidRPr="006C18AE" w:rsidRDefault="006C18AE" w:rsidP="006C18AE">
            <w:pPr>
              <w:spacing w:after="0" w:line="240" w:lineRule="auto"/>
              <w:rPr>
                <w:ins w:id="254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255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Count of double eagles.</w:t>
              </w:r>
            </w:ins>
          </w:p>
        </w:tc>
      </w:tr>
      <w:tr w:rsidR="006C18AE" w:rsidRPr="006C18AE" w14:paraId="0B8CDB60" w14:textId="77777777">
        <w:trPr>
          <w:tblCellSpacing w:w="15" w:type="dxa"/>
          <w:ins w:id="256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4DDCCA22" w14:textId="77777777" w:rsidR="006C18AE" w:rsidRPr="006C18AE" w:rsidRDefault="006C18AE" w:rsidP="006C18AE">
            <w:pPr>
              <w:spacing w:after="0" w:line="240" w:lineRule="auto"/>
              <w:rPr>
                <w:ins w:id="257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ins w:id="258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NetPoints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2A434728" w14:textId="77777777" w:rsidR="006C18AE" w:rsidRPr="006C18AE" w:rsidRDefault="006C18AE" w:rsidP="006C18AE">
            <w:pPr>
              <w:spacing w:after="0" w:line="240" w:lineRule="auto"/>
              <w:rPr>
                <w:ins w:id="259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260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Number</w:t>
              </w:r>
            </w:ins>
          </w:p>
        </w:tc>
        <w:tc>
          <w:tcPr>
            <w:tcW w:w="0" w:type="auto"/>
            <w:vAlign w:val="center"/>
            <w:hideMark/>
          </w:tcPr>
          <w:p w14:paraId="720D83F9" w14:textId="77777777" w:rsidR="006C18AE" w:rsidRPr="006C18AE" w:rsidRDefault="006C18AE" w:rsidP="006C18AE">
            <w:pPr>
              <w:spacing w:after="0" w:line="240" w:lineRule="auto"/>
              <w:rPr>
                <w:ins w:id="261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262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Net points awarded.</w:t>
              </w:r>
            </w:ins>
          </w:p>
        </w:tc>
      </w:tr>
      <w:tr w:rsidR="006C18AE" w:rsidRPr="006C18AE" w14:paraId="2574C66F" w14:textId="77777777">
        <w:trPr>
          <w:tblCellSpacing w:w="15" w:type="dxa"/>
          <w:ins w:id="263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35C8A55A" w14:textId="77777777" w:rsidR="006C18AE" w:rsidRPr="006C18AE" w:rsidRDefault="006C18AE" w:rsidP="006C18AE">
            <w:pPr>
              <w:spacing w:after="0" w:line="240" w:lineRule="auto"/>
              <w:rPr>
                <w:ins w:id="264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ins w:id="265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PointsTotal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6D7C3F5D" w14:textId="77777777" w:rsidR="006C18AE" w:rsidRPr="006C18AE" w:rsidRDefault="006C18AE" w:rsidP="006C18AE">
            <w:pPr>
              <w:spacing w:after="0" w:line="240" w:lineRule="auto"/>
              <w:rPr>
                <w:ins w:id="266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267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Number</w:t>
              </w:r>
            </w:ins>
          </w:p>
        </w:tc>
        <w:tc>
          <w:tcPr>
            <w:tcW w:w="0" w:type="auto"/>
            <w:vAlign w:val="center"/>
            <w:hideMark/>
          </w:tcPr>
          <w:p w14:paraId="5297D289" w14:textId="77777777" w:rsidR="006C18AE" w:rsidRPr="006C18AE" w:rsidRDefault="006C18AE" w:rsidP="006C18AE">
            <w:pPr>
              <w:spacing w:after="0" w:line="240" w:lineRule="auto"/>
              <w:rPr>
                <w:ins w:id="268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269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Total points for the round.</w:t>
              </w:r>
            </w:ins>
          </w:p>
        </w:tc>
      </w:tr>
      <w:tr w:rsidR="006C18AE" w:rsidRPr="006C18AE" w14:paraId="4C0D5B28" w14:textId="77777777">
        <w:trPr>
          <w:tblCellSpacing w:w="15" w:type="dxa"/>
          <w:ins w:id="270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0BED630C" w14:textId="77777777" w:rsidR="006C18AE" w:rsidRPr="006C18AE" w:rsidRDefault="006C18AE" w:rsidP="006C18AE">
            <w:pPr>
              <w:spacing w:after="0" w:line="240" w:lineRule="auto"/>
              <w:rPr>
                <w:ins w:id="271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ins w:id="272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ExclScore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2CFD8B38" w14:textId="77777777" w:rsidR="006C18AE" w:rsidRPr="006C18AE" w:rsidRDefault="006C18AE" w:rsidP="006C18AE">
            <w:pPr>
              <w:spacing w:after="0" w:line="240" w:lineRule="auto"/>
              <w:rPr>
                <w:ins w:id="273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274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Text</w:t>
              </w:r>
            </w:ins>
          </w:p>
        </w:tc>
        <w:tc>
          <w:tcPr>
            <w:tcW w:w="0" w:type="auto"/>
            <w:vAlign w:val="center"/>
            <w:hideMark/>
          </w:tcPr>
          <w:p w14:paraId="15D29E3E" w14:textId="77777777" w:rsidR="006C18AE" w:rsidRPr="006C18AE" w:rsidRDefault="006C18AE" w:rsidP="006C18AE">
            <w:pPr>
              <w:spacing w:after="0" w:line="240" w:lineRule="auto"/>
              <w:rPr>
                <w:ins w:id="275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276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Exclusion code (e.g., “NONE”, “DNF”, “WEATHER5”).</w:t>
              </w:r>
            </w:ins>
          </w:p>
        </w:tc>
      </w:tr>
    </w:tbl>
    <w:p w14:paraId="376EF4EF" w14:textId="77777777" w:rsidR="006C18AE" w:rsidRPr="006C18AE" w:rsidRDefault="006C18AE" w:rsidP="006C18AE">
      <w:pPr>
        <w:spacing w:after="0" w:line="240" w:lineRule="auto"/>
        <w:rPr>
          <w:ins w:id="277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278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pict w14:anchorId="49682106">
            <v:rect id="_x0000_i1085" style="width:0;height:1.5pt" o:hralign="center" o:hrstd="t" o:hr="t" fillcolor="#a0a0a0" stroked="f"/>
          </w:pict>
        </w:r>
      </w:ins>
    </w:p>
    <w:p w14:paraId="36B741C7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1"/>
        <w:rPr>
          <w:ins w:id="279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ins w:id="280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:sz w:val="36"/>
            <w:szCs w:val="36"/>
            <w14:ligatures w14:val="none"/>
          </w:rPr>
          <w:t>D. Hole-by-Hole Long-Form Arrays</w:t>
        </w:r>
      </w:ins>
    </w:p>
    <w:p w14:paraId="2F6337AD" w14:textId="77777777" w:rsidR="006C18AE" w:rsidRPr="006C18AE" w:rsidRDefault="006C18AE" w:rsidP="006C18AE">
      <w:pPr>
        <w:spacing w:before="100" w:beforeAutospacing="1" w:after="100" w:afterAutospacing="1" w:line="240" w:lineRule="auto"/>
        <w:rPr>
          <w:ins w:id="281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282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All hole-level columns use two-digit suffixes (</w:t>
        </w:r>
        <w:r w:rsidRPr="006C18AE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01</w:t>
        </w:r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–</w:t>
        </w:r>
        <w:r w:rsidRPr="006C18AE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18</w:t>
        </w:r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).</w:t>
        </w:r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br/>
          <w:t>Although only 9 holes are played:</w:t>
        </w:r>
      </w:ins>
    </w:p>
    <w:p w14:paraId="0C5BAD29" w14:textId="77777777" w:rsidR="006C18AE" w:rsidRPr="006C18AE" w:rsidRDefault="006C18AE" w:rsidP="006C18AE">
      <w:pPr>
        <w:numPr>
          <w:ilvl w:val="0"/>
          <w:numId w:val="34"/>
        </w:numPr>
        <w:spacing w:before="100" w:beforeAutospacing="1" w:after="100" w:afterAutospacing="1" w:line="240" w:lineRule="auto"/>
        <w:rPr>
          <w:ins w:id="283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284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For </w:t>
        </w:r>
        <w:r w:rsidRPr="006C18AE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Front</w:t>
        </w:r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, holes 1–9 populated, 10–18 blank</w:t>
        </w:r>
      </w:ins>
    </w:p>
    <w:p w14:paraId="340EB20C" w14:textId="77777777" w:rsidR="006C18AE" w:rsidRPr="006C18AE" w:rsidRDefault="006C18AE" w:rsidP="006C18AE">
      <w:pPr>
        <w:numPr>
          <w:ilvl w:val="0"/>
          <w:numId w:val="34"/>
        </w:numPr>
        <w:spacing w:before="100" w:beforeAutospacing="1" w:after="100" w:afterAutospacing="1" w:line="240" w:lineRule="auto"/>
        <w:rPr>
          <w:ins w:id="285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286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For </w:t>
        </w:r>
        <w:r w:rsidRPr="006C18AE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Back</w:t>
        </w:r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, holes 10–18 populated, 1–9 blank</w:t>
        </w:r>
      </w:ins>
    </w:p>
    <w:p w14:paraId="32D13A05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2"/>
        <w:rPr>
          <w:ins w:id="287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ins w:id="288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t>Hole Strokes</w:t>
        </w:r>
      </w:ins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1502"/>
      </w:tblGrid>
      <w:tr w:rsidR="006C18AE" w:rsidRPr="006C18AE" w14:paraId="08B7E895" w14:textId="77777777">
        <w:trPr>
          <w:tblHeader/>
          <w:tblCellSpacing w:w="15" w:type="dxa"/>
          <w:ins w:id="289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1FABAC7B" w14:textId="77777777" w:rsidR="006C18AE" w:rsidRPr="006C18AE" w:rsidRDefault="006C18AE" w:rsidP="006C18AE">
            <w:pPr>
              <w:spacing w:after="0" w:line="240" w:lineRule="auto"/>
              <w:jc w:val="center"/>
              <w:rPr>
                <w:ins w:id="290" w:author="Mike Avery" w:date="2025-12-08T16:29:00Z" w16du:dateUtc="2025-12-08T21:29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ins w:id="291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lastRenderedPageBreak/>
                <w:t>Column</w:t>
              </w:r>
            </w:ins>
          </w:p>
        </w:tc>
        <w:tc>
          <w:tcPr>
            <w:tcW w:w="0" w:type="auto"/>
            <w:vAlign w:val="center"/>
            <w:hideMark/>
          </w:tcPr>
          <w:p w14:paraId="1804BC49" w14:textId="77777777" w:rsidR="006C18AE" w:rsidRPr="006C18AE" w:rsidRDefault="006C18AE" w:rsidP="006C18AE">
            <w:pPr>
              <w:spacing w:after="0" w:line="240" w:lineRule="auto"/>
              <w:jc w:val="center"/>
              <w:rPr>
                <w:ins w:id="292" w:author="Mike Avery" w:date="2025-12-08T16:29:00Z" w16du:dateUtc="2025-12-08T21:29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ins w:id="293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Type</w:t>
              </w:r>
            </w:ins>
          </w:p>
        </w:tc>
      </w:tr>
      <w:tr w:rsidR="006C18AE" w:rsidRPr="006C18AE" w14:paraId="31EE1F82" w14:textId="77777777">
        <w:trPr>
          <w:tblCellSpacing w:w="15" w:type="dxa"/>
          <w:ins w:id="294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1262481D" w14:textId="77777777" w:rsidR="006C18AE" w:rsidRPr="006C18AE" w:rsidRDefault="006C18AE" w:rsidP="006C18AE">
            <w:pPr>
              <w:spacing w:after="0" w:line="240" w:lineRule="auto"/>
              <w:rPr>
                <w:ins w:id="295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296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Score_01 … Score_18</w:t>
              </w:r>
            </w:ins>
          </w:p>
        </w:tc>
        <w:tc>
          <w:tcPr>
            <w:tcW w:w="0" w:type="auto"/>
            <w:vAlign w:val="center"/>
            <w:hideMark/>
          </w:tcPr>
          <w:p w14:paraId="5F754BE9" w14:textId="77777777" w:rsidR="006C18AE" w:rsidRPr="006C18AE" w:rsidRDefault="006C18AE" w:rsidP="006C18AE">
            <w:pPr>
              <w:spacing w:after="0" w:line="240" w:lineRule="auto"/>
              <w:rPr>
                <w:ins w:id="297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298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Number/Blank</w:t>
              </w:r>
            </w:ins>
          </w:p>
        </w:tc>
      </w:tr>
    </w:tbl>
    <w:p w14:paraId="173B8D5B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2"/>
        <w:rPr>
          <w:ins w:id="299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ins w:id="300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t>Course Metadata</w:t>
        </w:r>
      </w:ins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862"/>
      </w:tblGrid>
      <w:tr w:rsidR="006C18AE" w:rsidRPr="006C18AE" w14:paraId="2386AEF0" w14:textId="77777777">
        <w:trPr>
          <w:tblHeader/>
          <w:tblCellSpacing w:w="15" w:type="dxa"/>
          <w:ins w:id="301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62AA8857" w14:textId="77777777" w:rsidR="006C18AE" w:rsidRPr="006C18AE" w:rsidRDefault="006C18AE" w:rsidP="006C18AE">
            <w:pPr>
              <w:spacing w:after="0" w:line="240" w:lineRule="auto"/>
              <w:jc w:val="center"/>
              <w:rPr>
                <w:ins w:id="302" w:author="Mike Avery" w:date="2025-12-08T16:29:00Z" w16du:dateUtc="2025-12-08T21:29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ins w:id="303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Column</w:t>
              </w:r>
            </w:ins>
          </w:p>
        </w:tc>
        <w:tc>
          <w:tcPr>
            <w:tcW w:w="0" w:type="auto"/>
            <w:vAlign w:val="center"/>
            <w:hideMark/>
          </w:tcPr>
          <w:p w14:paraId="433D58DB" w14:textId="77777777" w:rsidR="006C18AE" w:rsidRPr="006C18AE" w:rsidRDefault="006C18AE" w:rsidP="006C18AE">
            <w:pPr>
              <w:spacing w:after="0" w:line="240" w:lineRule="auto"/>
              <w:jc w:val="center"/>
              <w:rPr>
                <w:ins w:id="304" w:author="Mike Avery" w:date="2025-12-08T16:29:00Z" w16du:dateUtc="2025-12-08T21:29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ins w:id="305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Type</w:t>
              </w:r>
            </w:ins>
          </w:p>
        </w:tc>
      </w:tr>
      <w:tr w:rsidR="006C18AE" w:rsidRPr="006C18AE" w14:paraId="28705BD2" w14:textId="77777777">
        <w:trPr>
          <w:tblCellSpacing w:w="15" w:type="dxa"/>
          <w:ins w:id="306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00F1FDD1" w14:textId="77777777" w:rsidR="006C18AE" w:rsidRPr="006C18AE" w:rsidRDefault="006C18AE" w:rsidP="006C18AE">
            <w:pPr>
              <w:spacing w:after="0" w:line="240" w:lineRule="auto"/>
              <w:rPr>
                <w:ins w:id="307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08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Par_01 … Par_18</w:t>
              </w:r>
            </w:ins>
          </w:p>
        </w:tc>
        <w:tc>
          <w:tcPr>
            <w:tcW w:w="0" w:type="auto"/>
            <w:vAlign w:val="center"/>
            <w:hideMark/>
          </w:tcPr>
          <w:p w14:paraId="5EA2D91F" w14:textId="77777777" w:rsidR="006C18AE" w:rsidRPr="006C18AE" w:rsidRDefault="006C18AE" w:rsidP="006C18AE">
            <w:pPr>
              <w:spacing w:after="0" w:line="240" w:lineRule="auto"/>
              <w:rPr>
                <w:ins w:id="309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10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Number</w:t>
              </w:r>
            </w:ins>
          </w:p>
        </w:tc>
      </w:tr>
      <w:tr w:rsidR="006C18AE" w:rsidRPr="006C18AE" w14:paraId="274ABE57" w14:textId="77777777">
        <w:trPr>
          <w:tblCellSpacing w:w="15" w:type="dxa"/>
          <w:ins w:id="311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797F5942" w14:textId="77777777" w:rsidR="006C18AE" w:rsidRPr="006C18AE" w:rsidRDefault="006C18AE" w:rsidP="006C18AE">
            <w:pPr>
              <w:spacing w:after="0" w:line="240" w:lineRule="auto"/>
              <w:rPr>
                <w:ins w:id="312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13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Hcp_01 … Hcp_18</w:t>
              </w:r>
            </w:ins>
          </w:p>
        </w:tc>
        <w:tc>
          <w:tcPr>
            <w:tcW w:w="0" w:type="auto"/>
            <w:vAlign w:val="center"/>
            <w:hideMark/>
          </w:tcPr>
          <w:p w14:paraId="25902E3E" w14:textId="77777777" w:rsidR="006C18AE" w:rsidRPr="006C18AE" w:rsidRDefault="006C18AE" w:rsidP="006C18AE">
            <w:pPr>
              <w:spacing w:after="0" w:line="240" w:lineRule="auto"/>
              <w:rPr>
                <w:ins w:id="314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15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Number</w:t>
              </w:r>
            </w:ins>
          </w:p>
        </w:tc>
      </w:tr>
    </w:tbl>
    <w:p w14:paraId="7974E3D2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2"/>
        <w:rPr>
          <w:ins w:id="316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ins w:id="317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t>Derived Hole Indicators</w:t>
        </w:r>
      </w:ins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9"/>
        <w:gridCol w:w="1502"/>
      </w:tblGrid>
      <w:tr w:rsidR="006C18AE" w:rsidRPr="006C18AE" w14:paraId="55743B7D" w14:textId="77777777">
        <w:trPr>
          <w:tblHeader/>
          <w:tblCellSpacing w:w="15" w:type="dxa"/>
          <w:ins w:id="318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1454F5CA" w14:textId="77777777" w:rsidR="006C18AE" w:rsidRPr="006C18AE" w:rsidRDefault="006C18AE" w:rsidP="006C18AE">
            <w:pPr>
              <w:spacing w:after="0" w:line="240" w:lineRule="auto"/>
              <w:jc w:val="center"/>
              <w:rPr>
                <w:ins w:id="319" w:author="Mike Avery" w:date="2025-12-08T16:29:00Z" w16du:dateUtc="2025-12-08T21:29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ins w:id="320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Column</w:t>
              </w:r>
            </w:ins>
          </w:p>
        </w:tc>
        <w:tc>
          <w:tcPr>
            <w:tcW w:w="0" w:type="auto"/>
            <w:vAlign w:val="center"/>
            <w:hideMark/>
          </w:tcPr>
          <w:p w14:paraId="1A65FBA9" w14:textId="77777777" w:rsidR="006C18AE" w:rsidRPr="006C18AE" w:rsidRDefault="006C18AE" w:rsidP="006C18AE">
            <w:pPr>
              <w:spacing w:after="0" w:line="240" w:lineRule="auto"/>
              <w:jc w:val="center"/>
              <w:rPr>
                <w:ins w:id="321" w:author="Mike Avery" w:date="2025-12-08T16:29:00Z" w16du:dateUtc="2025-12-08T21:29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ins w:id="322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Type</w:t>
              </w:r>
            </w:ins>
          </w:p>
        </w:tc>
      </w:tr>
      <w:tr w:rsidR="006C18AE" w:rsidRPr="006C18AE" w14:paraId="1DB1002A" w14:textId="77777777">
        <w:trPr>
          <w:tblCellSpacing w:w="15" w:type="dxa"/>
          <w:ins w:id="323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671B13FB" w14:textId="77777777" w:rsidR="006C18AE" w:rsidRPr="006C18AE" w:rsidRDefault="006C18AE" w:rsidP="006C18AE">
            <w:pPr>
              <w:spacing w:after="0" w:line="240" w:lineRule="auto"/>
              <w:rPr>
                <w:ins w:id="324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25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NetScore_01 … NetScore_18</w:t>
              </w:r>
            </w:ins>
          </w:p>
        </w:tc>
        <w:tc>
          <w:tcPr>
            <w:tcW w:w="0" w:type="auto"/>
            <w:vAlign w:val="center"/>
            <w:hideMark/>
          </w:tcPr>
          <w:p w14:paraId="14DA81C4" w14:textId="77777777" w:rsidR="006C18AE" w:rsidRPr="006C18AE" w:rsidRDefault="006C18AE" w:rsidP="006C18AE">
            <w:pPr>
              <w:spacing w:after="0" w:line="240" w:lineRule="auto"/>
              <w:rPr>
                <w:ins w:id="326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27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Number</w:t>
              </w:r>
            </w:ins>
          </w:p>
        </w:tc>
      </w:tr>
      <w:tr w:rsidR="006C18AE" w:rsidRPr="006C18AE" w14:paraId="2FE0C69C" w14:textId="77777777">
        <w:trPr>
          <w:tblCellSpacing w:w="15" w:type="dxa"/>
          <w:ins w:id="328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2A601B6F" w14:textId="77777777" w:rsidR="006C18AE" w:rsidRPr="006C18AE" w:rsidRDefault="006C18AE" w:rsidP="006C18AE">
            <w:pPr>
              <w:spacing w:after="0" w:line="240" w:lineRule="auto"/>
              <w:rPr>
                <w:ins w:id="329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30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Bird_01 … Bird_18</w:t>
              </w:r>
            </w:ins>
          </w:p>
        </w:tc>
        <w:tc>
          <w:tcPr>
            <w:tcW w:w="0" w:type="auto"/>
            <w:vAlign w:val="center"/>
            <w:hideMark/>
          </w:tcPr>
          <w:p w14:paraId="44093270" w14:textId="77777777" w:rsidR="006C18AE" w:rsidRPr="006C18AE" w:rsidRDefault="006C18AE" w:rsidP="006C18AE">
            <w:pPr>
              <w:spacing w:after="0" w:line="240" w:lineRule="auto"/>
              <w:rPr>
                <w:ins w:id="331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32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TRUE/FALSE</w:t>
              </w:r>
            </w:ins>
          </w:p>
        </w:tc>
      </w:tr>
      <w:tr w:rsidR="006C18AE" w:rsidRPr="006C18AE" w14:paraId="4812F238" w14:textId="77777777">
        <w:trPr>
          <w:tblCellSpacing w:w="15" w:type="dxa"/>
          <w:ins w:id="333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5D3012EE" w14:textId="77777777" w:rsidR="006C18AE" w:rsidRPr="006C18AE" w:rsidRDefault="006C18AE" w:rsidP="006C18AE">
            <w:pPr>
              <w:spacing w:after="0" w:line="240" w:lineRule="auto"/>
              <w:rPr>
                <w:ins w:id="334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35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Eagle_01 … Eagle_18</w:t>
              </w:r>
            </w:ins>
          </w:p>
        </w:tc>
        <w:tc>
          <w:tcPr>
            <w:tcW w:w="0" w:type="auto"/>
            <w:vAlign w:val="center"/>
            <w:hideMark/>
          </w:tcPr>
          <w:p w14:paraId="18532083" w14:textId="77777777" w:rsidR="006C18AE" w:rsidRPr="006C18AE" w:rsidRDefault="006C18AE" w:rsidP="006C18AE">
            <w:pPr>
              <w:spacing w:after="0" w:line="240" w:lineRule="auto"/>
              <w:rPr>
                <w:ins w:id="336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37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TRUE/FALSE</w:t>
              </w:r>
            </w:ins>
          </w:p>
        </w:tc>
      </w:tr>
      <w:tr w:rsidR="006C18AE" w:rsidRPr="006C18AE" w14:paraId="59B0653A" w14:textId="77777777">
        <w:trPr>
          <w:tblCellSpacing w:w="15" w:type="dxa"/>
          <w:ins w:id="338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19E323C4" w14:textId="77777777" w:rsidR="006C18AE" w:rsidRPr="006C18AE" w:rsidRDefault="006C18AE" w:rsidP="006C18AE">
            <w:pPr>
              <w:spacing w:after="0" w:line="240" w:lineRule="auto"/>
              <w:rPr>
                <w:ins w:id="339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40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DoubleEagle_01 … DoubleEagle_18</w:t>
              </w:r>
            </w:ins>
          </w:p>
        </w:tc>
        <w:tc>
          <w:tcPr>
            <w:tcW w:w="0" w:type="auto"/>
            <w:vAlign w:val="center"/>
            <w:hideMark/>
          </w:tcPr>
          <w:p w14:paraId="39DFCC61" w14:textId="77777777" w:rsidR="006C18AE" w:rsidRPr="006C18AE" w:rsidRDefault="006C18AE" w:rsidP="006C18AE">
            <w:pPr>
              <w:spacing w:after="0" w:line="240" w:lineRule="auto"/>
              <w:rPr>
                <w:ins w:id="341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42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TRUE/FALSE</w:t>
              </w:r>
            </w:ins>
          </w:p>
        </w:tc>
      </w:tr>
      <w:tr w:rsidR="006C18AE" w:rsidRPr="006C18AE" w14:paraId="358B410A" w14:textId="77777777">
        <w:trPr>
          <w:tblCellSpacing w:w="15" w:type="dxa"/>
          <w:ins w:id="343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5F28408E" w14:textId="77777777" w:rsidR="006C18AE" w:rsidRPr="006C18AE" w:rsidRDefault="006C18AE" w:rsidP="006C18AE">
            <w:pPr>
              <w:spacing w:after="0" w:line="240" w:lineRule="auto"/>
              <w:rPr>
                <w:ins w:id="344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45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Points_01 … Points_18</w:t>
              </w:r>
            </w:ins>
          </w:p>
        </w:tc>
        <w:tc>
          <w:tcPr>
            <w:tcW w:w="0" w:type="auto"/>
            <w:vAlign w:val="center"/>
            <w:hideMark/>
          </w:tcPr>
          <w:p w14:paraId="2641634D" w14:textId="77777777" w:rsidR="006C18AE" w:rsidRPr="006C18AE" w:rsidRDefault="006C18AE" w:rsidP="006C18AE">
            <w:pPr>
              <w:spacing w:after="0" w:line="240" w:lineRule="auto"/>
              <w:rPr>
                <w:ins w:id="346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47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Number</w:t>
              </w:r>
            </w:ins>
          </w:p>
        </w:tc>
      </w:tr>
    </w:tbl>
    <w:p w14:paraId="3A4ADBB9" w14:textId="77777777" w:rsidR="006C18AE" w:rsidRPr="006C18AE" w:rsidRDefault="006C18AE" w:rsidP="006C18AE">
      <w:pPr>
        <w:spacing w:after="0" w:line="240" w:lineRule="auto"/>
        <w:rPr>
          <w:ins w:id="348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349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pict w14:anchorId="3AC7B1EE">
            <v:rect id="_x0000_i1086" style="width:0;height:1.5pt" o:hralign="center" o:hrstd="t" o:hr="t" fillcolor="#a0a0a0" stroked="f"/>
          </w:pict>
        </w:r>
      </w:ins>
    </w:p>
    <w:p w14:paraId="64DC1FCC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0"/>
        <w:rPr>
          <w:ins w:id="350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ins w:id="351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t xml:space="preserve">4. Output Table: </w:t>
        </w:r>
        <w:proofErr w:type="spellStart"/>
        <w:r w:rsidRPr="006C18AE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t>Upload_Team</w:t>
        </w:r>
        <w:proofErr w:type="spellEnd"/>
      </w:ins>
    </w:p>
    <w:p w14:paraId="6BBCBBE9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1"/>
        <w:rPr>
          <w:ins w:id="352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ins w:id="353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:sz w:val="36"/>
            <w:szCs w:val="36"/>
            <w14:ligatures w14:val="none"/>
          </w:rPr>
          <w:t>4.1 Record Granularity</w:t>
        </w:r>
      </w:ins>
    </w:p>
    <w:p w14:paraId="4281BB93" w14:textId="77777777" w:rsidR="006C18AE" w:rsidRPr="006C18AE" w:rsidRDefault="006C18AE" w:rsidP="006C18AE">
      <w:pPr>
        <w:spacing w:before="100" w:beforeAutospacing="1" w:after="100" w:afterAutospacing="1" w:line="240" w:lineRule="auto"/>
        <w:rPr>
          <w:ins w:id="354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355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One row per team per match</w:t>
        </w:r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 (two rows total).</w:t>
        </w:r>
      </w:ins>
    </w:p>
    <w:p w14:paraId="0605DFD5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1"/>
        <w:rPr>
          <w:ins w:id="356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ins w:id="357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:sz w:val="36"/>
            <w:szCs w:val="36"/>
            <w14:ligatures w14:val="none"/>
          </w:rPr>
          <w:t>4.2 Required Columns</w:t>
        </w:r>
      </w:ins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487"/>
        <w:gridCol w:w="3967"/>
      </w:tblGrid>
      <w:tr w:rsidR="006C18AE" w:rsidRPr="006C18AE" w14:paraId="3B4B4011" w14:textId="77777777">
        <w:trPr>
          <w:tblHeader/>
          <w:tblCellSpacing w:w="15" w:type="dxa"/>
          <w:ins w:id="358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2A68914C" w14:textId="77777777" w:rsidR="006C18AE" w:rsidRPr="006C18AE" w:rsidRDefault="006C18AE" w:rsidP="006C18AE">
            <w:pPr>
              <w:spacing w:after="0" w:line="240" w:lineRule="auto"/>
              <w:jc w:val="center"/>
              <w:rPr>
                <w:ins w:id="359" w:author="Mike Avery" w:date="2025-12-08T16:29:00Z" w16du:dateUtc="2025-12-08T21:29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ins w:id="360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Column</w:t>
              </w:r>
            </w:ins>
          </w:p>
        </w:tc>
        <w:tc>
          <w:tcPr>
            <w:tcW w:w="0" w:type="auto"/>
            <w:vAlign w:val="center"/>
            <w:hideMark/>
          </w:tcPr>
          <w:p w14:paraId="089ADCD1" w14:textId="77777777" w:rsidR="006C18AE" w:rsidRPr="006C18AE" w:rsidRDefault="006C18AE" w:rsidP="006C18AE">
            <w:pPr>
              <w:spacing w:after="0" w:line="240" w:lineRule="auto"/>
              <w:jc w:val="center"/>
              <w:rPr>
                <w:ins w:id="361" w:author="Mike Avery" w:date="2025-12-08T16:29:00Z" w16du:dateUtc="2025-12-08T21:29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ins w:id="362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Type</w:t>
              </w:r>
            </w:ins>
          </w:p>
        </w:tc>
        <w:tc>
          <w:tcPr>
            <w:tcW w:w="0" w:type="auto"/>
            <w:vAlign w:val="center"/>
            <w:hideMark/>
          </w:tcPr>
          <w:p w14:paraId="3815E6FD" w14:textId="77777777" w:rsidR="006C18AE" w:rsidRPr="006C18AE" w:rsidRDefault="006C18AE" w:rsidP="006C18AE">
            <w:pPr>
              <w:spacing w:after="0" w:line="240" w:lineRule="auto"/>
              <w:jc w:val="center"/>
              <w:rPr>
                <w:ins w:id="363" w:author="Mike Avery" w:date="2025-12-08T16:29:00Z" w16du:dateUtc="2025-12-08T21:29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ins w:id="364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Description</w:t>
              </w:r>
            </w:ins>
          </w:p>
        </w:tc>
      </w:tr>
      <w:tr w:rsidR="006C18AE" w:rsidRPr="006C18AE" w14:paraId="526FC15D" w14:textId="77777777">
        <w:trPr>
          <w:tblCellSpacing w:w="15" w:type="dxa"/>
          <w:ins w:id="365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50E5A2F1" w14:textId="77777777" w:rsidR="006C18AE" w:rsidRPr="006C18AE" w:rsidRDefault="006C18AE" w:rsidP="006C18AE">
            <w:pPr>
              <w:spacing w:after="0" w:line="240" w:lineRule="auto"/>
              <w:rPr>
                <w:ins w:id="366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ins w:id="367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SourceFile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14A8DE6E" w14:textId="77777777" w:rsidR="006C18AE" w:rsidRPr="006C18AE" w:rsidRDefault="006C18AE" w:rsidP="006C18AE">
            <w:pPr>
              <w:spacing w:after="0" w:line="240" w:lineRule="auto"/>
              <w:rPr>
                <w:ins w:id="368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69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Text</w:t>
              </w:r>
            </w:ins>
          </w:p>
        </w:tc>
        <w:tc>
          <w:tcPr>
            <w:tcW w:w="0" w:type="auto"/>
            <w:vAlign w:val="center"/>
            <w:hideMark/>
          </w:tcPr>
          <w:p w14:paraId="2D69E480" w14:textId="77777777" w:rsidR="006C18AE" w:rsidRPr="006C18AE" w:rsidRDefault="006C18AE" w:rsidP="006C18AE">
            <w:pPr>
              <w:spacing w:after="0" w:line="240" w:lineRule="auto"/>
              <w:rPr>
                <w:ins w:id="370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71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Filled by Power Query.</w:t>
              </w:r>
            </w:ins>
          </w:p>
        </w:tc>
      </w:tr>
      <w:tr w:rsidR="006C18AE" w:rsidRPr="006C18AE" w14:paraId="7B7F55E2" w14:textId="77777777">
        <w:trPr>
          <w:tblCellSpacing w:w="15" w:type="dxa"/>
          <w:ins w:id="372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2459F5D6" w14:textId="77777777" w:rsidR="006C18AE" w:rsidRPr="006C18AE" w:rsidRDefault="006C18AE" w:rsidP="006C18AE">
            <w:pPr>
              <w:spacing w:after="0" w:line="240" w:lineRule="auto"/>
              <w:rPr>
                <w:ins w:id="373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74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Year</w:t>
              </w:r>
            </w:ins>
          </w:p>
        </w:tc>
        <w:tc>
          <w:tcPr>
            <w:tcW w:w="0" w:type="auto"/>
            <w:vAlign w:val="center"/>
            <w:hideMark/>
          </w:tcPr>
          <w:p w14:paraId="2A38DF8C" w14:textId="77777777" w:rsidR="006C18AE" w:rsidRPr="006C18AE" w:rsidRDefault="006C18AE" w:rsidP="006C18AE">
            <w:pPr>
              <w:spacing w:after="0" w:line="240" w:lineRule="auto"/>
              <w:rPr>
                <w:ins w:id="375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76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Number</w:t>
              </w:r>
            </w:ins>
          </w:p>
        </w:tc>
        <w:tc>
          <w:tcPr>
            <w:tcW w:w="0" w:type="auto"/>
            <w:vAlign w:val="center"/>
            <w:hideMark/>
          </w:tcPr>
          <w:p w14:paraId="62E4B84D" w14:textId="77777777" w:rsidR="006C18AE" w:rsidRPr="006C18AE" w:rsidRDefault="006C18AE" w:rsidP="006C18AE">
            <w:pPr>
              <w:spacing w:after="0" w:line="240" w:lineRule="auto"/>
              <w:rPr>
                <w:ins w:id="377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78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League year.</w:t>
              </w:r>
            </w:ins>
          </w:p>
        </w:tc>
      </w:tr>
      <w:tr w:rsidR="006C18AE" w:rsidRPr="006C18AE" w14:paraId="65766BB3" w14:textId="77777777">
        <w:trPr>
          <w:tblCellSpacing w:w="15" w:type="dxa"/>
          <w:ins w:id="379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5F0EBF3A" w14:textId="77777777" w:rsidR="006C18AE" w:rsidRPr="006C18AE" w:rsidRDefault="006C18AE" w:rsidP="006C18AE">
            <w:pPr>
              <w:spacing w:after="0" w:line="240" w:lineRule="auto"/>
              <w:rPr>
                <w:ins w:id="380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81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Week</w:t>
              </w:r>
            </w:ins>
          </w:p>
        </w:tc>
        <w:tc>
          <w:tcPr>
            <w:tcW w:w="0" w:type="auto"/>
            <w:vAlign w:val="center"/>
            <w:hideMark/>
          </w:tcPr>
          <w:p w14:paraId="53CB0549" w14:textId="77777777" w:rsidR="006C18AE" w:rsidRPr="006C18AE" w:rsidRDefault="006C18AE" w:rsidP="006C18AE">
            <w:pPr>
              <w:spacing w:after="0" w:line="240" w:lineRule="auto"/>
              <w:rPr>
                <w:ins w:id="382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83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Number</w:t>
              </w:r>
            </w:ins>
          </w:p>
        </w:tc>
        <w:tc>
          <w:tcPr>
            <w:tcW w:w="0" w:type="auto"/>
            <w:vAlign w:val="center"/>
            <w:hideMark/>
          </w:tcPr>
          <w:p w14:paraId="2E96ACF8" w14:textId="77777777" w:rsidR="006C18AE" w:rsidRPr="006C18AE" w:rsidRDefault="006C18AE" w:rsidP="006C18AE">
            <w:pPr>
              <w:spacing w:after="0" w:line="240" w:lineRule="auto"/>
              <w:rPr>
                <w:ins w:id="384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85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Week number.</w:t>
              </w:r>
            </w:ins>
          </w:p>
        </w:tc>
      </w:tr>
      <w:tr w:rsidR="006C18AE" w:rsidRPr="006C18AE" w14:paraId="0348C432" w14:textId="77777777">
        <w:trPr>
          <w:tblCellSpacing w:w="15" w:type="dxa"/>
          <w:ins w:id="386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0B0EA86B" w14:textId="77777777" w:rsidR="006C18AE" w:rsidRPr="006C18AE" w:rsidRDefault="006C18AE" w:rsidP="006C18AE">
            <w:pPr>
              <w:spacing w:after="0" w:line="240" w:lineRule="auto"/>
              <w:rPr>
                <w:ins w:id="387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88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Date</w:t>
              </w:r>
            </w:ins>
          </w:p>
        </w:tc>
        <w:tc>
          <w:tcPr>
            <w:tcW w:w="0" w:type="auto"/>
            <w:vAlign w:val="center"/>
            <w:hideMark/>
          </w:tcPr>
          <w:p w14:paraId="4C5FC40C" w14:textId="77777777" w:rsidR="006C18AE" w:rsidRPr="006C18AE" w:rsidRDefault="006C18AE" w:rsidP="006C18AE">
            <w:pPr>
              <w:spacing w:after="0" w:line="240" w:lineRule="auto"/>
              <w:rPr>
                <w:ins w:id="389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90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Date</w:t>
              </w:r>
            </w:ins>
          </w:p>
        </w:tc>
        <w:tc>
          <w:tcPr>
            <w:tcW w:w="0" w:type="auto"/>
            <w:vAlign w:val="center"/>
            <w:hideMark/>
          </w:tcPr>
          <w:p w14:paraId="10F0DC86" w14:textId="77777777" w:rsidR="006C18AE" w:rsidRPr="006C18AE" w:rsidRDefault="006C18AE" w:rsidP="006C18AE">
            <w:pPr>
              <w:spacing w:after="0" w:line="240" w:lineRule="auto"/>
              <w:rPr>
                <w:ins w:id="391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92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Match date.</w:t>
              </w:r>
            </w:ins>
          </w:p>
        </w:tc>
      </w:tr>
      <w:tr w:rsidR="006C18AE" w:rsidRPr="006C18AE" w14:paraId="7611FCB0" w14:textId="77777777">
        <w:trPr>
          <w:tblCellSpacing w:w="15" w:type="dxa"/>
          <w:ins w:id="393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199B5888" w14:textId="77777777" w:rsidR="006C18AE" w:rsidRPr="006C18AE" w:rsidRDefault="006C18AE" w:rsidP="006C18AE">
            <w:pPr>
              <w:spacing w:after="0" w:line="240" w:lineRule="auto"/>
              <w:rPr>
                <w:ins w:id="394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95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Team</w:t>
              </w:r>
            </w:ins>
          </w:p>
        </w:tc>
        <w:tc>
          <w:tcPr>
            <w:tcW w:w="0" w:type="auto"/>
            <w:vAlign w:val="center"/>
            <w:hideMark/>
          </w:tcPr>
          <w:p w14:paraId="77A00CE2" w14:textId="77777777" w:rsidR="006C18AE" w:rsidRPr="006C18AE" w:rsidRDefault="006C18AE" w:rsidP="006C18AE">
            <w:pPr>
              <w:spacing w:after="0" w:line="240" w:lineRule="auto"/>
              <w:rPr>
                <w:ins w:id="396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97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Text</w:t>
              </w:r>
            </w:ins>
          </w:p>
        </w:tc>
        <w:tc>
          <w:tcPr>
            <w:tcW w:w="0" w:type="auto"/>
            <w:vAlign w:val="center"/>
            <w:hideMark/>
          </w:tcPr>
          <w:p w14:paraId="521B22C7" w14:textId="77777777" w:rsidR="006C18AE" w:rsidRPr="006C18AE" w:rsidRDefault="006C18AE" w:rsidP="006C18AE">
            <w:pPr>
              <w:spacing w:after="0" w:line="240" w:lineRule="auto"/>
              <w:rPr>
                <w:ins w:id="398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399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Team identifier.</w:t>
              </w:r>
            </w:ins>
          </w:p>
        </w:tc>
      </w:tr>
      <w:tr w:rsidR="006C18AE" w:rsidRPr="006C18AE" w14:paraId="0798FDF7" w14:textId="77777777">
        <w:trPr>
          <w:tblCellSpacing w:w="15" w:type="dxa"/>
          <w:ins w:id="400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2B17E852" w14:textId="77777777" w:rsidR="006C18AE" w:rsidRPr="006C18AE" w:rsidRDefault="006C18AE" w:rsidP="006C18AE">
            <w:pPr>
              <w:spacing w:after="0" w:line="240" w:lineRule="auto"/>
              <w:rPr>
                <w:ins w:id="401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402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Opponent</w:t>
              </w:r>
            </w:ins>
          </w:p>
        </w:tc>
        <w:tc>
          <w:tcPr>
            <w:tcW w:w="0" w:type="auto"/>
            <w:vAlign w:val="center"/>
            <w:hideMark/>
          </w:tcPr>
          <w:p w14:paraId="4F385958" w14:textId="77777777" w:rsidR="006C18AE" w:rsidRPr="006C18AE" w:rsidRDefault="006C18AE" w:rsidP="006C18AE">
            <w:pPr>
              <w:spacing w:after="0" w:line="240" w:lineRule="auto"/>
              <w:rPr>
                <w:ins w:id="403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404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Text</w:t>
              </w:r>
            </w:ins>
          </w:p>
        </w:tc>
        <w:tc>
          <w:tcPr>
            <w:tcW w:w="0" w:type="auto"/>
            <w:vAlign w:val="center"/>
            <w:hideMark/>
          </w:tcPr>
          <w:p w14:paraId="3FC870B7" w14:textId="77777777" w:rsidR="006C18AE" w:rsidRPr="006C18AE" w:rsidRDefault="006C18AE" w:rsidP="006C18AE">
            <w:pPr>
              <w:spacing w:after="0" w:line="240" w:lineRule="auto"/>
              <w:rPr>
                <w:ins w:id="405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406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Opposing team.</w:t>
              </w:r>
            </w:ins>
          </w:p>
        </w:tc>
      </w:tr>
      <w:tr w:rsidR="006C18AE" w:rsidRPr="006C18AE" w14:paraId="26A63548" w14:textId="77777777">
        <w:trPr>
          <w:tblCellSpacing w:w="15" w:type="dxa"/>
          <w:ins w:id="407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1353AC46" w14:textId="77777777" w:rsidR="006C18AE" w:rsidRPr="006C18AE" w:rsidRDefault="006C18AE" w:rsidP="006C18AE">
            <w:pPr>
              <w:spacing w:after="0" w:line="240" w:lineRule="auto"/>
              <w:rPr>
                <w:ins w:id="408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409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Side</w:t>
              </w:r>
            </w:ins>
          </w:p>
        </w:tc>
        <w:tc>
          <w:tcPr>
            <w:tcW w:w="0" w:type="auto"/>
            <w:vAlign w:val="center"/>
            <w:hideMark/>
          </w:tcPr>
          <w:p w14:paraId="0C04AE1C" w14:textId="77777777" w:rsidR="006C18AE" w:rsidRPr="006C18AE" w:rsidRDefault="006C18AE" w:rsidP="006C18AE">
            <w:pPr>
              <w:spacing w:after="0" w:line="240" w:lineRule="auto"/>
              <w:rPr>
                <w:ins w:id="410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411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Text</w:t>
              </w:r>
            </w:ins>
          </w:p>
        </w:tc>
        <w:tc>
          <w:tcPr>
            <w:tcW w:w="0" w:type="auto"/>
            <w:vAlign w:val="center"/>
            <w:hideMark/>
          </w:tcPr>
          <w:p w14:paraId="2A980FE3" w14:textId="77777777" w:rsidR="006C18AE" w:rsidRPr="006C18AE" w:rsidRDefault="006C18AE" w:rsidP="006C18AE">
            <w:pPr>
              <w:spacing w:after="0" w:line="240" w:lineRule="auto"/>
              <w:rPr>
                <w:ins w:id="412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413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“Front” or “Back”.</w:t>
              </w:r>
            </w:ins>
          </w:p>
        </w:tc>
      </w:tr>
      <w:tr w:rsidR="006C18AE" w:rsidRPr="006C18AE" w14:paraId="0A986D60" w14:textId="77777777">
        <w:trPr>
          <w:tblCellSpacing w:w="15" w:type="dxa"/>
          <w:ins w:id="414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5156DF60" w14:textId="77777777" w:rsidR="006C18AE" w:rsidRPr="006C18AE" w:rsidRDefault="006C18AE" w:rsidP="006C18AE">
            <w:pPr>
              <w:spacing w:after="0" w:line="240" w:lineRule="auto"/>
              <w:rPr>
                <w:ins w:id="415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416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Tm Net</w:t>
              </w:r>
            </w:ins>
          </w:p>
        </w:tc>
        <w:tc>
          <w:tcPr>
            <w:tcW w:w="0" w:type="auto"/>
            <w:vAlign w:val="center"/>
            <w:hideMark/>
          </w:tcPr>
          <w:p w14:paraId="0CC44603" w14:textId="77777777" w:rsidR="006C18AE" w:rsidRPr="006C18AE" w:rsidRDefault="006C18AE" w:rsidP="006C18AE">
            <w:pPr>
              <w:spacing w:after="0" w:line="240" w:lineRule="auto"/>
              <w:rPr>
                <w:ins w:id="417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418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Number</w:t>
              </w:r>
            </w:ins>
          </w:p>
        </w:tc>
        <w:tc>
          <w:tcPr>
            <w:tcW w:w="0" w:type="auto"/>
            <w:vAlign w:val="center"/>
            <w:hideMark/>
          </w:tcPr>
          <w:p w14:paraId="60BE964A" w14:textId="77777777" w:rsidR="006C18AE" w:rsidRPr="006C18AE" w:rsidRDefault="006C18AE" w:rsidP="006C18AE">
            <w:pPr>
              <w:spacing w:after="0" w:line="240" w:lineRule="auto"/>
              <w:rPr>
                <w:ins w:id="419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420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Total team net score.</w:t>
              </w:r>
            </w:ins>
          </w:p>
        </w:tc>
      </w:tr>
      <w:tr w:rsidR="006C18AE" w:rsidRPr="006C18AE" w14:paraId="2FA3FE18" w14:textId="77777777">
        <w:trPr>
          <w:tblCellSpacing w:w="15" w:type="dxa"/>
          <w:ins w:id="421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14A8C336" w14:textId="77777777" w:rsidR="006C18AE" w:rsidRPr="006C18AE" w:rsidRDefault="006C18AE" w:rsidP="006C18AE">
            <w:pPr>
              <w:spacing w:after="0" w:line="240" w:lineRule="auto"/>
              <w:rPr>
                <w:ins w:id="422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423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Tm Net Points</w:t>
              </w:r>
            </w:ins>
          </w:p>
        </w:tc>
        <w:tc>
          <w:tcPr>
            <w:tcW w:w="0" w:type="auto"/>
            <w:vAlign w:val="center"/>
            <w:hideMark/>
          </w:tcPr>
          <w:p w14:paraId="29559F19" w14:textId="77777777" w:rsidR="006C18AE" w:rsidRPr="006C18AE" w:rsidRDefault="006C18AE" w:rsidP="006C18AE">
            <w:pPr>
              <w:spacing w:after="0" w:line="240" w:lineRule="auto"/>
              <w:rPr>
                <w:ins w:id="424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425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Number</w:t>
              </w:r>
            </w:ins>
          </w:p>
        </w:tc>
        <w:tc>
          <w:tcPr>
            <w:tcW w:w="0" w:type="auto"/>
            <w:vAlign w:val="center"/>
            <w:hideMark/>
          </w:tcPr>
          <w:p w14:paraId="54C54990" w14:textId="77777777" w:rsidR="006C18AE" w:rsidRPr="006C18AE" w:rsidRDefault="006C18AE" w:rsidP="006C18AE">
            <w:pPr>
              <w:spacing w:after="0" w:line="240" w:lineRule="auto"/>
              <w:rPr>
                <w:ins w:id="426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427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Net points awarded.</w:t>
              </w:r>
            </w:ins>
          </w:p>
        </w:tc>
      </w:tr>
      <w:tr w:rsidR="006C18AE" w:rsidRPr="006C18AE" w14:paraId="641D5669" w14:textId="77777777">
        <w:trPr>
          <w:tblCellSpacing w:w="15" w:type="dxa"/>
          <w:ins w:id="428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41579DF5" w14:textId="77777777" w:rsidR="006C18AE" w:rsidRPr="006C18AE" w:rsidRDefault="006C18AE" w:rsidP="006C18AE">
            <w:pPr>
              <w:spacing w:after="0" w:line="240" w:lineRule="auto"/>
              <w:rPr>
                <w:ins w:id="429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430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Tm Tot Points</w:t>
              </w:r>
            </w:ins>
          </w:p>
        </w:tc>
        <w:tc>
          <w:tcPr>
            <w:tcW w:w="0" w:type="auto"/>
            <w:vAlign w:val="center"/>
            <w:hideMark/>
          </w:tcPr>
          <w:p w14:paraId="5953A588" w14:textId="77777777" w:rsidR="006C18AE" w:rsidRPr="006C18AE" w:rsidRDefault="006C18AE" w:rsidP="006C18AE">
            <w:pPr>
              <w:spacing w:after="0" w:line="240" w:lineRule="auto"/>
              <w:rPr>
                <w:ins w:id="431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432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Number</w:t>
              </w:r>
            </w:ins>
          </w:p>
        </w:tc>
        <w:tc>
          <w:tcPr>
            <w:tcW w:w="0" w:type="auto"/>
            <w:vAlign w:val="center"/>
            <w:hideMark/>
          </w:tcPr>
          <w:p w14:paraId="790230F6" w14:textId="77777777" w:rsidR="006C18AE" w:rsidRPr="006C18AE" w:rsidRDefault="006C18AE" w:rsidP="006C18AE">
            <w:pPr>
              <w:spacing w:after="0" w:line="240" w:lineRule="auto"/>
              <w:rPr>
                <w:ins w:id="433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434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Total points for the team.</w:t>
              </w:r>
            </w:ins>
          </w:p>
        </w:tc>
      </w:tr>
      <w:tr w:rsidR="006C18AE" w:rsidRPr="006C18AE" w14:paraId="6325F6A3" w14:textId="77777777">
        <w:trPr>
          <w:tblCellSpacing w:w="15" w:type="dxa"/>
          <w:ins w:id="435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5488DC86" w14:textId="77777777" w:rsidR="006C18AE" w:rsidRPr="006C18AE" w:rsidRDefault="006C18AE" w:rsidP="006C18AE">
            <w:pPr>
              <w:spacing w:after="0" w:line="240" w:lineRule="auto"/>
              <w:rPr>
                <w:ins w:id="436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ins w:id="437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t>MatchCompleted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2180ED7A" w14:textId="77777777" w:rsidR="006C18AE" w:rsidRPr="006C18AE" w:rsidRDefault="006C18AE" w:rsidP="006C18AE">
            <w:pPr>
              <w:spacing w:after="0" w:line="240" w:lineRule="auto"/>
              <w:rPr>
                <w:ins w:id="438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439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TRUE/FALSE</w:t>
              </w:r>
            </w:ins>
          </w:p>
        </w:tc>
        <w:tc>
          <w:tcPr>
            <w:tcW w:w="0" w:type="auto"/>
            <w:vAlign w:val="center"/>
            <w:hideMark/>
          </w:tcPr>
          <w:p w14:paraId="6A233144" w14:textId="77777777" w:rsidR="006C18AE" w:rsidRPr="006C18AE" w:rsidRDefault="006C18AE" w:rsidP="006C18AE">
            <w:pPr>
              <w:spacing w:after="0" w:line="240" w:lineRule="auto"/>
              <w:rPr>
                <w:ins w:id="440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441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Whether the match was fully completed.</w:t>
              </w:r>
            </w:ins>
          </w:p>
        </w:tc>
      </w:tr>
      <w:tr w:rsidR="006C18AE" w:rsidRPr="006C18AE" w14:paraId="498F5650" w14:textId="77777777">
        <w:trPr>
          <w:tblCellSpacing w:w="15" w:type="dxa"/>
          <w:ins w:id="442" w:author="Mike Avery" w:date="2025-12-08T16:29:00Z" w16du:dateUtc="2025-12-08T21:29:00Z"/>
        </w:trPr>
        <w:tc>
          <w:tcPr>
            <w:tcW w:w="0" w:type="auto"/>
            <w:vAlign w:val="center"/>
            <w:hideMark/>
          </w:tcPr>
          <w:p w14:paraId="4273AB7F" w14:textId="77777777" w:rsidR="006C18AE" w:rsidRPr="006C18AE" w:rsidRDefault="006C18AE" w:rsidP="006C18AE">
            <w:pPr>
              <w:spacing w:after="0" w:line="240" w:lineRule="auto"/>
              <w:rPr>
                <w:ins w:id="443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ins w:id="444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lastRenderedPageBreak/>
                <w:t>ForfeitFlag</w:t>
              </w:r>
              <w:proofErr w:type="spellEnd"/>
            </w:ins>
          </w:p>
        </w:tc>
        <w:tc>
          <w:tcPr>
            <w:tcW w:w="0" w:type="auto"/>
            <w:vAlign w:val="center"/>
            <w:hideMark/>
          </w:tcPr>
          <w:p w14:paraId="6A8710A2" w14:textId="77777777" w:rsidR="006C18AE" w:rsidRPr="006C18AE" w:rsidRDefault="006C18AE" w:rsidP="006C18AE">
            <w:pPr>
              <w:spacing w:after="0" w:line="240" w:lineRule="auto"/>
              <w:rPr>
                <w:ins w:id="445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446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TRUE/FALSE</w:t>
              </w:r>
            </w:ins>
          </w:p>
        </w:tc>
        <w:tc>
          <w:tcPr>
            <w:tcW w:w="0" w:type="auto"/>
            <w:vAlign w:val="center"/>
            <w:hideMark/>
          </w:tcPr>
          <w:p w14:paraId="5A960D76" w14:textId="77777777" w:rsidR="006C18AE" w:rsidRPr="006C18AE" w:rsidRDefault="006C18AE" w:rsidP="006C18AE">
            <w:pPr>
              <w:spacing w:after="0" w:line="240" w:lineRule="auto"/>
              <w:rPr>
                <w:ins w:id="447" w:author="Mike Avery" w:date="2025-12-08T16:29:00Z" w16du:dateUtc="2025-12-08T21:29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ins w:id="448" w:author="Mike Avery" w:date="2025-12-08T16:29:00Z" w16du:dateUtc="2025-12-08T21:29:00Z">
              <w:r w:rsidRPr="006C18AE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Whether this team forfeited.</w:t>
              </w:r>
            </w:ins>
          </w:p>
        </w:tc>
      </w:tr>
    </w:tbl>
    <w:p w14:paraId="1AEF0ADD" w14:textId="77777777" w:rsidR="006C18AE" w:rsidRPr="006C18AE" w:rsidRDefault="006C18AE" w:rsidP="006C18AE">
      <w:pPr>
        <w:spacing w:before="100" w:beforeAutospacing="1" w:after="100" w:afterAutospacing="1" w:line="240" w:lineRule="auto"/>
        <w:rPr>
          <w:ins w:id="449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ins w:id="450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TeamKey</w:t>
        </w:r>
        <w:proofErr w:type="spellEnd"/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 is not included; it is derived later in Staging.</w:t>
        </w:r>
      </w:ins>
    </w:p>
    <w:p w14:paraId="5F8084EB" w14:textId="77777777" w:rsidR="006C18AE" w:rsidRPr="006C18AE" w:rsidRDefault="006C18AE" w:rsidP="006C18AE">
      <w:pPr>
        <w:spacing w:after="0" w:line="240" w:lineRule="auto"/>
        <w:rPr>
          <w:ins w:id="451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452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pict w14:anchorId="1A01CDA2">
            <v:rect id="_x0000_i1087" style="width:0;height:1.5pt" o:hralign="center" o:hrstd="t" o:hr="t" fillcolor="#a0a0a0" stroked="f"/>
          </w:pict>
        </w:r>
      </w:ins>
    </w:p>
    <w:p w14:paraId="607813E5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0"/>
        <w:rPr>
          <w:ins w:id="453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ins w:id="454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t>5. Business Logic Requirements</w:t>
        </w:r>
      </w:ins>
    </w:p>
    <w:p w14:paraId="79A020F0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2"/>
        <w:rPr>
          <w:ins w:id="455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ins w:id="456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t xml:space="preserve">5.1 </w:t>
        </w:r>
        <w:proofErr w:type="spellStart"/>
        <w:r w:rsidRPr="006C18AE">
          <w:rPr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t>ExclScore</w:t>
        </w:r>
        <w:proofErr w:type="spellEnd"/>
      </w:ins>
    </w:p>
    <w:p w14:paraId="0F1C94D8" w14:textId="77777777" w:rsidR="006C18AE" w:rsidRPr="006C18AE" w:rsidRDefault="006C18AE" w:rsidP="006C18AE">
      <w:pPr>
        <w:spacing w:before="100" w:beforeAutospacing="1" w:after="100" w:afterAutospacing="1" w:line="240" w:lineRule="auto"/>
        <w:rPr>
          <w:ins w:id="457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458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Must contain one of the valid REFIT exclusion codes defined in Settings.</w:t>
        </w:r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br/>
          <w:t>Examples include:</w:t>
        </w:r>
      </w:ins>
    </w:p>
    <w:p w14:paraId="5686ED79" w14:textId="77777777" w:rsidR="006C18AE" w:rsidRPr="006C18AE" w:rsidRDefault="006C18AE" w:rsidP="006C18AE">
      <w:pPr>
        <w:numPr>
          <w:ilvl w:val="0"/>
          <w:numId w:val="35"/>
        </w:numPr>
        <w:spacing w:before="100" w:beforeAutospacing="1" w:after="100" w:afterAutospacing="1" w:line="240" w:lineRule="auto"/>
        <w:rPr>
          <w:ins w:id="459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460" w:author="Mike Avery" w:date="2025-12-08T16:29:00Z" w16du:dateUtc="2025-12-08T21:29:00Z">
        <w:r w:rsidRPr="006C18AE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"NONE"</w:t>
        </w:r>
      </w:ins>
    </w:p>
    <w:p w14:paraId="11510DFB" w14:textId="77777777" w:rsidR="006C18AE" w:rsidRPr="006C18AE" w:rsidRDefault="006C18AE" w:rsidP="006C18AE">
      <w:pPr>
        <w:numPr>
          <w:ilvl w:val="0"/>
          <w:numId w:val="35"/>
        </w:numPr>
        <w:spacing w:before="100" w:beforeAutospacing="1" w:after="100" w:afterAutospacing="1" w:line="240" w:lineRule="auto"/>
        <w:rPr>
          <w:ins w:id="461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462" w:author="Mike Avery" w:date="2025-12-08T16:29:00Z" w16du:dateUtc="2025-12-08T21:29:00Z">
        <w:r w:rsidRPr="006C18AE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"DNF"</w:t>
        </w:r>
      </w:ins>
    </w:p>
    <w:p w14:paraId="6D92138C" w14:textId="77777777" w:rsidR="006C18AE" w:rsidRPr="006C18AE" w:rsidRDefault="006C18AE" w:rsidP="006C18AE">
      <w:pPr>
        <w:numPr>
          <w:ilvl w:val="0"/>
          <w:numId w:val="35"/>
        </w:numPr>
        <w:spacing w:before="100" w:beforeAutospacing="1" w:after="100" w:afterAutospacing="1" w:line="240" w:lineRule="auto"/>
        <w:rPr>
          <w:ins w:id="463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464" w:author="Mike Avery" w:date="2025-12-08T16:29:00Z" w16du:dateUtc="2025-12-08T21:29:00Z">
        <w:r w:rsidRPr="006C18AE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"WEATHER5"</w:t>
        </w:r>
      </w:ins>
    </w:p>
    <w:p w14:paraId="1804D900" w14:textId="77777777" w:rsidR="006C18AE" w:rsidRPr="006C18AE" w:rsidRDefault="006C18AE" w:rsidP="006C18AE">
      <w:pPr>
        <w:numPr>
          <w:ilvl w:val="0"/>
          <w:numId w:val="35"/>
        </w:numPr>
        <w:spacing w:before="100" w:beforeAutospacing="1" w:after="100" w:afterAutospacing="1" w:line="240" w:lineRule="auto"/>
        <w:rPr>
          <w:ins w:id="465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466" w:author="Mike Avery" w:date="2025-12-08T16:29:00Z" w16du:dateUtc="2025-12-08T21:29:00Z">
        <w:r w:rsidRPr="006C18AE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"ABSENT"</w:t>
        </w:r>
      </w:ins>
    </w:p>
    <w:p w14:paraId="0D058149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2"/>
        <w:rPr>
          <w:ins w:id="467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ins w:id="468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t>5.2 Par/Hcp Assignment</w:t>
        </w:r>
      </w:ins>
    </w:p>
    <w:p w14:paraId="273D8E69" w14:textId="77777777" w:rsidR="006C18AE" w:rsidRPr="006C18AE" w:rsidRDefault="006C18AE" w:rsidP="006C18AE">
      <w:pPr>
        <w:spacing w:before="100" w:beforeAutospacing="1" w:after="100" w:afterAutospacing="1" w:line="240" w:lineRule="auto"/>
        <w:rPr>
          <w:ins w:id="469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ins w:id="470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Par_XX</w:t>
        </w:r>
        <w:proofErr w:type="spellEnd"/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 and </w:t>
        </w:r>
        <w:proofErr w:type="spellStart"/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Hcp_XX</w:t>
        </w:r>
        <w:proofErr w:type="spellEnd"/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 must be correctly loaded based on the selected Side (Front or Back).</w:t>
        </w:r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br/>
          <w:t xml:space="preserve">No </w:t>
        </w:r>
        <w:proofErr w:type="gramStart"/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hard-coding</w:t>
        </w:r>
        <w:proofErr w:type="gramEnd"/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 is permitted.</w:t>
        </w:r>
      </w:ins>
    </w:p>
    <w:p w14:paraId="7F8D1128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2"/>
        <w:rPr>
          <w:ins w:id="471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ins w:id="472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t>5.3 Player Row Count</w:t>
        </w:r>
      </w:ins>
    </w:p>
    <w:p w14:paraId="61D82284" w14:textId="77777777" w:rsidR="006C18AE" w:rsidRPr="006C18AE" w:rsidRDefault="006C18AE" w:rsidP="006C18AE">
      <w:pPr>
        <w:spacing w:before="100" w:beforeAutospacing="1" w:after="100" w:afterAutospacing="1" w:line="240" w:lineRule="auto"/>
        <w:rPr>
          <w:ins w:id="473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ins w:id="474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Upload_Ind</w:t>
        </w:r>
        <w:proofErr w:type="spellEnd"/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 must always contain:</w:t>
        </w:r>
      </w:ins>
    </w:p>
    <w:p w14:paraId="3BB10CE0" w14:textId="77777777" w:rsidR="006C18AE" w:rsidRPr="006C18AE" w:rsidRDefault="006C18AE" w:rsidP="006C18AE">
      <w:pPr>
        <w:numPr>
          <w:ilvl w:val="0"/>
          <w:numId w:val="36"/>
        </w:numPr>
        <w:spacing w:before="100" w:beforeAutospacing="1" w:after="100" w:afterAutospacing="1" w:line="240" w:lineRule="auto"/>
        <w:rPr>
          <w:ins w:id="475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476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Exactly 8 rows total</w:t>
        </w:r>
      </w:ins>
    </w:p>
    <w:p w14:paraId="1247CEEF" w14:textId="77777777" w:rsidR="006C18AE" w:rsidRPr="006C18AE" w:rsidRDefault="006C18AE" w:rsidP="006C18AE">
      <w:pPr>
        <w:numPr>
          <w:ilvl w:val="0"/>
          <w:numId w:val="36"/>
        </w:numPr>
        <w:spacing w:before="100" w:beforeAutospacing="1" w:after="100" w:afterAutospacing="1" w:line="240" w:lineRule="auto"/>
        <w:rPr>
          <w:ins w:id="477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478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4 rows for each team</w:t>
        </w:r>
      </w:ins>
    </w:p>
    <w:p w14:paraId="67DA6D54" w14:textId="77777777" w:rsidR="006C18AE" w:rsidRPr="006C18AE" w:rsidRDefault="006C18AE" w:rsidP="006C18AE">
      <w:pPr>
        <w:numPr>
          <w:ilvl w:val="0"/>
          <w:numId w:val="36"/>
        </w:numPr>
        <w:spacing w:before="100" w:beforeAutospacing="1" w:after="100" w:afterAutospacing="1" w:line="240" w:lineRule="auto"/>
        <w:rPr>
          <w:ins w:id="479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480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All rows containing Position values 1–4</w:t>
        </w:r>
      </w:ins>
    </w:p>
    <w:p w14:paraId="41A12CCC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2"/>
        <w:rPr>
          <w:ins w:id="481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ins w:id="482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t>5.4 Integration Consistency</w:t>
        </w:r>
      </w:ins>
    </w:p>
    <w:p w14:paraId="5F405C8F" w14:textId="77777777" w:rsidR="006C18AE" w:rsidRPr="006C18AE" w:rsidRDefault="006C18AE" w:rsidP="006C18AE">
      <w:pPr>
        <w:spacing w:before="100" w:beforeAutospacing="1" w:after="100" w:afterAutospacing="1" w:line="240" w:lineRule="auto"/>
        <w:rPr>
          <w:ins w:id="483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484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All Match Report outputs must align with required input fields in:</w:t>
        </w:r>
      </w:ins>
    </w:p>
    <w:p w14:paraId="432BBA9B" w14:textId="77777777" w:rsidR="006C18AE" w:rsidRPr="006C18AE" w:rsidRDefault="006C18AE" w:rsidP="006C18AE">
      <w:pPr>
        <w:numPr>
          <w:ilvl w:val="0"/>
          <w:numId w:val="37"/>
        </w:numPr>
        <w:spacing w:before="100" w:beforeAutospacing="1" w:after="100" w:afterAutospacing="1" w:line="240" w:lineRule="auto"/>
        <w:rPr>
          <w:ins w:id="485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ins w:id="486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Upload_Indiv_Raw</w:t>
        </w:r>
        <w:proofErr w:type="spellEnd"/>
      </w:ins>
    </w:p>
    <w:p w14:paraId="7FA2B248" w14:textId="77777777" w:rsidR="006C18AE" w:rsidRPr="006C18AE" w:rsidRDefault="006C18AE" w:rsidP="006C18AE">
      <w:pPr>
        <w:numPr>
          <w:ilvl w:val="0"/>
          <w:numId w:val="37"/>
        </w:numPr>
        <w:spacing w:before="100" w:beforeAutospacing="1" w:after="100" w:afterAutospacing="1" w:line="240" w:lineRule="auto"/>
        <w:rPr>
          <w:ins w:id="487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ins w:id="488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Upload_Team_Raw</w:t>
        </w:r>
        <w:proofErr w:type="spellEnd"/>
      </w:ins>
    </w:p>
    <w:p w14:paraId="1F9E7C87" w14:textId="77777777" w:rsidR="006C18AE" w:rsidRPr="006C18AE" w:rsidRDefault="006C18AE" w:rsidP="006C18AE">
      <w:pPr>
        <w:numPr>
          <w:ilvl w:val="0"/>
          <w:numId w:val="37"/>
        </w:numPr>
        <w:spacing w:before="100" w:beforeAutospacing="1" w:after="100" w:afterAutospacing="1" w:line="240" w:lineRule="auto"/>
        <w:rPr>
          <w:ins w:id="489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ins w:id="490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Indiv_Results_Staging</w:t>
        </w:r>
        <w:proofErr w:type="spellEnd"/>
      </w:ins>
    </w:p>
    <w:p w14:paraId="1E1C1100" w14:textId="77777777" w:rsidR="006C18AE" w:rsidRPr="006C18AE" w:rsidRDefault="006C18AE" w:rsidP="006C18AE">
      <w:pPr>
        <w:numPr>
          <w:ilvl w:val="0"/>
          <w:numId w:val="37"/>
        </w:numPr>
        <w:spacing w:before="100" w:beforeAutospacing="1" w:after="100" w:afterAutospacing="1" w:line="240" w:lineRule="auto"/>
        <w:rPr>
          <w:ins w:id="491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ins w:id="492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Indiv_Results_Holes</w:t>
        </w:r>
        <w:proofErr w:type="spellEnd"/>
      </w:ins>
    </w:p>
    <w:p w14:paraId="35C4EB31" w14:textId="77777777" w:rsidR="006C18AE" w:rsidRPr="006C18AE" w:rsidRDefault="006C18AE" w:rsidP="006C18AE">
      <w:pPr>
        <w:spacing w:after="0" w:line="240" w:lineRule="auto"/>
        <w:rPr>
          <w:ins w:id="493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494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pict w14:anchorId="523A6EFB">
            <v:rect id="_x0000_i1088" style="width:0;height:1.5pt" o:hralign="center" o:hrstd="t" o:hr="t" fillcolor="#a0a0a0" stroked="f"/>
          </w:pict>
        </w:r>
      </w:ins>
    </w:p>
    <w:p w14:paraId="5E7F877F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0"/>
        <w:rPr>
          <w:ins w:id="495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ins w:id="496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lastRenderedPageBreak/>
          <w:t>6. Error Handling &amp; Validation</w:t>
        </w:r>
      </w:ins>
    </w:p>
    <w:p w14:paraId="5D7E0507" w14:textId="77777777" w:rsidR="006C18AE" w:rsidRPr="006C18AE" w:rsidRDefault="006C18AE" w:rsidP="006C18AE">
      <w:pPr>
        <w:spacing w:before="100" w:beforeAutospacing="1" w:after="100" w:afterAutospacing="1" w:line="240" w:lineRule="auto"/>
        <w:rPr>
          <w:ins w:id="497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498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The Match Report shall:</w:t>
        </w:r>
      </w:ins>
    </w:p>
    <w:p w14:paraId="4693BAFA" w14:textId="77777777" w:rsidR="006C18AE" w:rsidRPr="006C18AE" w:rsidRDefault="006C18AE" w:rsidP="006C18AE">
      <w:pPr>
        <w:numPr>
          <w:ilvl w:val="0"/>
          <w:numId w:val="38"/>
        </w:numPr>
        <w:spacing w:before="100" w:beforeAutospacing="1" w:after="100" w:afterAutospacing="1" w:line="240" w:lineRule="auto"/>
        <w:rPr>
          <w:ins w:id="499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00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Require Week, Date, Side, Team, and Opponent before generating outputs</w:t>
        </w:r>
      </w:ins>
    </w:p>
    <w:p w14:paraId="2C78F611" w14:textId="77777777" w:rsidR="006C18AE" w:rsidRPr="006C18AE" w:rsidRDefault="006C18AE" w:rsidP="006C18AE">
      <w:pPr>
        <w:numPr>
          <w:ilvl w:val="0"/>
          <w:numId w:val="38"/>
        </w:numPr>
        <w:spacing w:before="100" w:beforeAutospacing="1" w:after="100" w:afterAutospacing="1" w:line="240" w:lineRule="auto"/>
        <w:rPr>
          <w:ins w:id="501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02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Warn captains if a Position is missing</w:t>
        </w:r>
      </w:ins>
    </w:p>
    <w:p w14:paraId="3784BD92" w14:textId="77777777" w:rsidR="006C18AE" w:rsidRPr="006C18AE" w:rsidRDefault="006C18AE" w:rsidP="006C18AE">
      <w:pPr>
        <w:numPr>
          <w:ilvl w:val="0"/>
          <w:numId w:val="38"/>
        </w:numPr>
        <w:spacing w:before="100" w:beforeAutospacing="1" w:after="100" w:afterAutospacing="1" w:line="240" w:lineRule="auto"/>
        <w:rPr>
          <w:ins w:id="503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04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Confirm exactly 4 players are assigned to each team</w:t>
        </w:r>
      </w:ins>
    </w:p>
    <w:p w14:paraId="7A696A3E" w14:textId="77777777" w:rsidR="006C18AE" w:rsidRPr="006C18AE" w:rsidRDefault="006C18AE" w:rsidP="006C18AE">
      <w:pPr>
        <w:numPr>
          <w:ilvl w:val="0"/>
          <w:numId w:val="38"/>
        </w:numPr>
        <w:spacing w:before="100" w:beforeAutospacing="1" w:after="100" w:afterAutospacing="1" w:line="240" w:lineRule="auto"/>
        <w:rPr>
          <w:ins w:id="505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06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Prevent entry of non-numeric values in scoring fields</w:t>
        </w:r>
      </w:ins>
    </w:p>
    <w:p w14:paraId="391DD56B" w14:textId="77777777" w:rsidR="006C18AE" w:rsidRPr="006C18AE" w:rsidRDefault="006C18AE" w:rsidP="006C18AE">
      <w:pPr>
        <w:numPr>
          <w:ilvl w:val="0"/>
          <w:numId w:val="38"/>
        </w:numPr>
        <w:spacing w:before="100" w:beforeAutospacing="1" w:after="100" w:afterAutospacing="1" w:line="240" w:lineRule="auto"/>
        <w:rPr>
          <w:ins w:id="507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08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Ensure net scores, hole-level values, and point totals are internally consistent</w:t>
        </w:r>
      </w:ins>
    </w:p>
    <w:p w14:paraId="48913E51" w14:textId="77777777" w:rsidR="006C18AE" w:rsidRPr="006C18AE" w:rsidRDefault="006C18AE" w:rsidP="006C18AE">
      <w:pPr>
        <w:numPr>
          <w:ilvl w:val="0"/>
          <w:numId w:val="38"/>
        </w:numPr>
        <w:spacing w:before="100" w:beforeAutospacing="1" w:after="100" w:afterAutospacing="1" w:line="240" w:lineRule="auto"/>
        <w:rPr>
          <w:ins w:id="509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10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Flag inconsistencies between </w:t>
        </w:r>
        <w:proofErr w:type="spellStart"/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MatchCompleted</w:t>
        </w:r>
        <w:proofErr w:type="spellEnd"/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 and hole data</w:t>
        </w:r>
      </w:ins>
    </w:p>
    <w:p w14:paraId="0710781B" w14:textId="77777777" w:rsidR="006C18AE" w:rsidRPr="006C18AE" w:rsidRDefault="006C18AE" w:rsidP="006C18AE">
      <w:pPr>
        <w:spacing w:after="0" w:line="240" w:lineRule="auto"/>
        <w:rPr>
          <w:ins w:id="511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12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pict w14:anchorId="26C076B1">
            <v:rect id="_x0000_i1089" style="width:0;height:1.5pt" o:hralign="center" o:hrstd="t" o:hr="t" fillcolor="#a0a0a0" stroked="f"/>
          </w:pict>
        </w:r>
      </w:ins>
    </w:p>
    <w:p w14:paraId="1DDC4CA6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0"/>
        <w:rPr>
          <w:ins w:id="513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ins w:id="514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t>7. Compatibility With REFIT Pipeline</w:t>
        </w:r>
      </w:ins>
    </w:p>
    <w:p w14:paraId="27752F8F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2"/>
        <w:rPr>
          <w:ins w:id="515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ins w:id="516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t>7.1 Raw Layer</w:t>
        </w:r>
      </w:ins>
    </w:p>
    <w:p w14:paraId="55AE3DB7" w14:textId="77777777" w:rsidR="006C18AE" w:rsidRPr="006C18AE" w:rsidRDefault="006C18AE" w:rsidP="006C18AE">
      <w:pPr>
        <w:spacing w:before="100" w:beforeAutospacing="1" w:after="100" w:afterAutospacing="1" w:line="240" w:lineRule="auto"/>
        <w:rPr>
          <w:ins w:id="517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ins w:id="518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Upload_Ind</w:t>
        </w:r>
        <w:proofErr w:type="spellEnd"/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 and </w:t>
        </w:r>
        <w:proofErr w:type="spellStart"/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Upload_Team</w:t>
        </w:r>
        <w:proofErr w:type="spellEnd"/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 must map directly into the Raw layer without re-typing or reinterpretation.</w:t>
        </w:r>
      </w:ins>
    </w:p>
    <w:p w14:paraId="18827B3C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2"/>
        <w:rPr>
          <w:ins w:id="519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ins w:id="520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t>7.2 Staging Layer</w:t>
        </w:r>
      </w:ins>
    </w:p>
    <w:p w14:paraId="60BE79E5" w14:textId="77777777" w:rsidR="006C18AE" w:rsidRPr="006C18AE" w:rsidRDefault="006C18AE" w:rsidP="006C18AE">
      <w:pPr>
        <w:spacing w:before="100" w:beforeAutospacing="1" w:after="100" w:afterAutospacing="1" w:line="240" w:lineRule="auto"/>
        <w:rPr>
          <w:ins w:id="521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22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Staging transforms rely on:</w:t>
        </w:r>
      </w:ins>
    </w:p>
    <w:p w14:paraId="065742E0" w14:textId="77777777" w:rsidR="006C18AE" w:rsidRPr="006C18AE" w:rsidRDefault="006C18AE" w:rsidP="006C18AE">
      <w:pPr>
        <w:numPr>
          <w:ilvl w:val="0"/>
          <w:numId w:val="39"/>
        </w:numPr>
        <w:spacing w:before="100" w:beforeAutospacing="1" w:after="100" w:afterAutospacing="1" w:line="240" w:lineRule="auto"/>
        <w:rPr>
          <w:ins w:id="523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24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Year</w:t>
        </w:r>
      </w:ins>
    </w:p>
    <w:p w14:paraId="5CAD4871" w14:textId="77777777" w:rsidR="006C18AE" w:rsidRPr="006C18AE" w:rsidRDefault="006C18AE" w:rsidP="006C18AE">
      <w:pPr>
        <w:numPr>
          <w:ilvl w:val="0"/>
          <w:numId w:val="39"/>
        </w:numPr>
        <w:spacing w:before="100" w:beforeAutospacing="1" w:after="100" w:afterAutospacing="1" w:line="240" w:lineRule="auto"/>
        <w:rPr>
          <w:ins w:id="525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26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Week</w:t>
        </w:r>
      </w:ins>
    </w:p>
    <w:p w14:paraId="7EC0F24F" w14:textId="77777777" w:rsidR="006C18AE" w:rsidRPr="006C18AE" w:rsidRDefault="006C18AE" w:rsidP="006C18AE">
      <w:pPr>
        <w:numPr>
          <w:ilvl w:val="0"/>
          <w:numId w:val="39"/>
        </w:numPr>
        <w:spacing w:before="100" w:beforeAutospacing="1" w:after="100" w:afterAutospacing="1" w:line="240" w:lineRule="auto"/>
        <w:rPr>
          <w:ins w:id="527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28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Date</w:t>
        </w:r>
      </w:ins>
    </w:p>
    <w:p w14:paraId="4B1CCA0B" w14:textId="77777777" w:rsidR="006C18AE" w:rsidRPr="006C18AE" w:rsidRDefault="006C18AE" w:rsidP="006C18AE">
      <w:pPr>
        <w:numPr>
          <w:ilvl w:val="0"/>
          <w:numId w:val="39"/>
        </w:numPr>
        <w:spacing w:before="100" w:beforeAutospacing="1" w:after="100" w:afterAutospacing="1" w:line="240" w:lineRule="auto"/>
        <w:rPr>
          <w:ins w:id="529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30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Side</w:t>
        </w:r>
      </w:ins>
    </w:p>
    <w:p w14:paraId="2A7FDFE3" w14:textId="77777777" w:rsidR="006C18AE" w:rsidRPr="006C18AE" w:rsidRDefault="006C18AE" w:rsidP="006C18AE">
      <w:pPr>
        <w:numPr>
          <w:ilvl w:val="0"/>
          <w:numId w:val="39"/>
        </w:numPr>
        <w:spacing w:before="100" w:beforeAutospacing="1" w:after="100" w:afterAutospacing="1" w:line="240" w:lineRule="auto"/>
        <w:rPr>
          <w:ins w:id="531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32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Player</w:t>
        </w:r>
      </w:ins>
    </w:p>
    <w:p w14:paraId="06BCE3C8" w14:textId="77777777" w:rsidR="006C18AE" w:rsidRPr="006C18AE" w:rsidRDefault="006C18AE" w:rsidP="006C18AE">
      <w:pPr>
        <w:numPr>
          <w:ilvl w:val="0"/>
          <w:numId w:val="39"/>
        </w:numPr>
        <w:spacing w:before="100" w:beforeAutospacing="1" w:after="100" w:afterAutospacing="1" w:line="240" w:lineRule="auto"/>
        <w:rPr>
          <w:ins w:id="533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34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Team</w:t>
        </w:r>
      </w:ins>
    </w:p>
    <w:p w14:paraId="177B1ABE" w14:textId="77777777" w:rsidR="006C18AE" w:rsidRPr="006C18AE" w:rsidRDefault="006C18AE" w:rsidP="006C18AE">
      <w:pPr>
        <w:numPr>
          <w:ilvl w:val="0"/>
          <w:numId w:val="39"/>
        </w:numPr>
        <w:spacing w:before="100" w:beforeAutospacing="1" w:after="100" w:afterAutospacing="1" w:line="240" w:lineRule="auto"/>
        <w:rPr>
          <w:ins w:id="535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36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Opponent</w:t>
        </w:r>
      </w:ins>
    </w:p>
    <w:p w14:paraId="68BDAF81" w14:textId="77777777" w:rsidR="006C18AE" w:rsidRPr="006C18AE" w:rsidRDefault="006C18AE" w:rsidP="006C18AE">
      <w:pPr>
        <w:numPr>
          <w:ilvl w:val="0"/>
          <w:numId w:val="39"/>
        </w:numPr>
        <w:spacing w:before="100" w:beforeAutospacing="1" w:after="100" w:afterAutospacing="1" w:line="240" w:lineRule="auto"/>
        <w:rPr>
          <w:ins w:id="537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38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Position</w:t>
        </w:r>
      </w:ins>
    </w:p>
    <w:p w14:paraId="5002E8D0" w14:textId="77777777" w:rsidR="006C18AE" w:rsidRPr="006C18AE" w:rsidRDefault="006C18AE" w:rsidP="006C18AE">
      <w:pPr>
        <w:numPr>
          <w:ilvl w:val="0"/>
          <w:numId w:val="39"/>
        </w:numPr>
        <w:spacing w:before="100" w:beforeAutospacing="1" w:after="100" w:afterAutospacing="1" w:line="240" w:lineRule="auto"/>
        <w:rPr>
          <w:ins w:id="539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ins w:id="540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ExclScore</w:t>
        </w:r>
        <w:proofErr w:type="spellEnd"/>
      </w:ins>
    </w:p>
    <w:p w14:paraId="1AAA648F" w14:textId="77777777" w:rsidR="006C18AE" w:rsidRPr="006C18AE" w:rsidRDefault="006C18AE" w:rsidP="006C18AE">
      <w:pPr>
        <w:numPr>
          <w:ilvl w:val="0"/>
          <w:numId w:val="39"/>
        </w:numPr>
        <w:spacing w:before="100" w:beforeAutospacing="1" w:after="100" w:afterAutospacing="1" w:line="240" w:lineRule="auto"/>
        <w:rPr>
          <w:ins w:id="541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42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Long-form hole arrays</w:t>
        </w:r>
      </w:ins>
    </w:p>
    <w:p w14:paraId="15E07222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2"/>
        <w:rPr>
          <w:ins w:id="543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ins w:id="544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t>7.3 Analytics Layer</w:t>
        </w:r>
      </w:ins>
    </w:p>
    <w:p w14:paraId="5E872DF5" w14:textId="77777777" w:rsidR="006C18AE" w:rsidRPr="006C18AE" w:rsidRDefault="006C18AE" w:rsidP="006C18AE">
      <w:pPr>
        <w:spacing w:before="100" w:beforeAutospacing="1" w:after="100" w:afterAutospacing="1" w:line="240" w:lineRule="auto"/>
        <w:rPr>
          <w:ins w:id="545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ins w:id="546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Indiv_Results_Holes</w:t>
        </w:r>
        <w:proofErr w:type="spellEnd"/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 depends on:</w:t>
        </w:r>
      </w:ins>
    </w:p>
    <w:p w14:paraId="02FB0545" w14:textId="77777777" w:rsidR="006C18AE" w:rsidRPr="006C18AE" w:rsidRDefault="006C18AE" w:rsidP="006C18AE">
      <w:pPr>
        <w:numPr>
          <w:ilvl w:val="0"/>
          <w:numId w:val="40"/>
        </w:numPr>
        <w:spacing w:before="100" w:beforeAutospacing="1" w:after="100" w:afterAutospacing="1" w:line="240" w:lineRule="auto"/>
        <w:rPr>
          <w:ins w:id="547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ins w:id="548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Score_XX</w:t>
        </w:r>
        <w:proofErr w:type="spellEnd"/>
      </w:ins>
    </w:p>
    <w:p w14:paraId="7305E5CE" w14:textId="77777777" w:rsidR="006C18AE" w:rsidRPr="006C18AE" w:rsidRDefault="006C18AE" w:rsidP="006C18AE">
      <w:pPr>
        <w:numPr>
          <w:ilvl w:val="0"/>
          <w:numId w:val="40"/>
        </w:numPr>
        <w:spacing w:before="100" w:beforeAutospacing="1" w:after="100" w:afterAutospacing="1" w:line="240" w:lineRule="auto"/>
        <w:rPr>
          <w:ins w:id="549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ins w:id="550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Par_XX</w:t>
        </w:r>
        <w:proofErr w:type="spellEnd"/>
      </w:ins>
    </w:p>
    <w:p w14:paraId="444E0374" w14:textId="77777777" w:rsidR="006C18AE" w:rsidRPr="006C18AE" w:rsidRDefault="006C18AE" w:rsidP="006C18AE">
      <w:pPr>
        <w:numPr>
          <w:ilvl w:val="0"/>
          <w:numId w:val="40"/>
        </w:numPr>
        <w:spacing w:before="100" w:beforeAutospacing="1" w:after="100" w:afterAutospacing="1" w:line="240" w:lineRule="auto"/>
        <w:rPr>
          <w:ins w:id="551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ins w:id="552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Hcp_XX</w:t>
        </w:r>
        <w:proofErr w:type="spellEnd"/>
      </w:ins>
    </w:p>
    <w:p w14:paraId="7FE74E08" w14:textId="77777777" w:rsidR="006C18AE" w:rsidRPr="006C18AE" w:rsidRDefault="006C18AE" w:rsidP="006C18AE">
      <w:pPr>
        <w:numPr>
          <w:ilvl w:val="0"/>
          <w:numId w:val="40"/>
        </w:numPr>
        <w:spacing w:before="100" w:beforeAutospacing="1" w:after="100" w:afterAutospacing="1" w:line="240" w:lineRule="auto"/>
        <w:rPr>
          <w:ins w:id="553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ins w:id="554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NetScore_XX</w:t>
        </w:r>
        <w:proofErr w:type="spellEnd"/>
      </w:ins>
    </w:p>
    <w:p w14:paraId="67A98164" w14:textId="77777777" w:rsidR="006C18AE" w:rsidRPr="006C18AE" w:rsidRDefault="006C18AE" w:rsidP="006C18AE">
      <w:pPr>
        <w:numPr>
          <w:ilvl w:val="0"/>
          <w:numId w:val="40"/>
        </w:numPr>
        <w:spacing w:before="100" w:beforeAutospacing="1" w:after="100" w:afterAutospacing="1" w:line="240" w:lineRule="auto"/>
        <w:rPr>
          <w:ins w:id="555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56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Bird/Eagle/</w:t>
        </w:r>
        <w:proofErr w:type="spellStart"/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DoubleEagle</w:t>
        </w:r>
        <w:proofErr w:type="spellEnd"/>
      </w:ins>
    </w:p>
    <w:p w14:paraId="6CD5B629" w14:textId="77777777" w:rsidR="006C18AE" w:rsidRPr="006C18AE" w:rsidRDefault="006C18AE" w:rsidP="006C18AE">
      <w:pPr>
        <w:numPr>
          <w:ilvl w:val="0"/>
          <w:numId w:val="40"/>
        </w:numPr>
        <w:spacing w:before="100" w:beforeAutospacing="1" w:after="100" w:afterAutospacing="1" w:line="240" w:lineRule="auto"/>
        <w:rPr>
          <w:ins w:id="557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ins w:id="558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lastRenderedPageBreak/>
          <w:t>Points_XX</w:t>
        </w:r>
        <w:proofErr w:type="spellEnd"/>
      </w:ins>
    </w:p>
    <w:p w14:paraId="5DBA451E" w14:textId="77777777" w:rsidR="006C18AE" w:rsidRPr="006C18AE" w:rsidRDefault="006C18AE" w:rsidP="006C18AE">
      <w:pPr>
        <w:spacing w:after="0" w:line="240" w:lineRule="auto"/>
        <w:rPr>
          <w:ins w:id="559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60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pict w14:anchorId="4096202B">
            <v:rect id="_x0000_i1090" style="width:0;height:1.5pt" o:hralign="center" o:hrstd="t" o:hr="t" fillcolor="#a0a0a0" stroked="f"/>
          </w:pict>
        </w:r>
      </w:ins>
    </w:p>
    <w:p w14:paraId="4DFA8469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0"/>
        <w:rPr>
          <w:ins w:id="561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ins w:id="562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t>8. Future-Proofing Requirements</w:t>
        </w:r>
      </w:ins>
    </w:p>
    <w:p w14:paraId="1EB69B4B" w14:textId="77777777" w:rsidR="006C18AE" w:rsidRPr="006C18AE" w:rsidRDefault="006C18AE" w:rsidP="006C18AE">
      <w:pPr>
        <w:spacing w:before="100" w:beforeAutospacing="1" w:after="100" w:afterAutospacing="1" w:line="240" w:lineRule="auto"/>
        <w:rPr>
          <w:ins w:id="563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64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The Match Report output structure must support:</w:t>
        </w:r>
      </w:ins>
    </w:p>
    <w:p w14:paraId="5E705C58" w14:textId="77777777" w:rsidR="006C18AE" w:rsidRPr="006C18AE" w:rsidRDefault="006C18AE" w:rsidP="006C18AE">
      <w:pPr>
        <w:numPr>
          <w:ilvl w:val="0"/>
          <w:numId w:val="41"/>
        </w:numPr>
        <w:spacing w:before="100" w:beforeAutospacing="1" w:after="100" w:afterAutospacing="1" w:line="240" w:lineRule="auto"/>
        <w:rPr>
          <w:ins w:id="565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66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Multi-course seasons</w:t>
        </w:r>
      </w:ins>
    </w:p>
    <w:p w14:paraId="17937C7B" w14:textId="77777777" w:rsidR="006C18AE" w:rsidRPr="006C18AE" w:rsidRDefault="006C18AE" w:rsidP="006C18AE">
      <w:pPr>
        <w:numPr>
          <w:ilvl w:val="0"/>
          <w:numId w:val="41"/>
        </w:numPr>
        <w:spacing w:before="100" w:beforeAutospacing="1" w:after="100" w:afterAutospacing="1" w:line="240" w:lineRule="auto"/>
        <w:rPr>
          <w:ins w:id="567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68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Weather-shortened rounds</w:t>
        </w:r>
      </w:ins>
    </w:p>
    <w:p w14:paraId="101B2C5D" w14:textId="77777777" w:rsidR="006C18AE" w:rsidRPr="006C18AE" w:rsidRDefault="006C18AE" w:rsidP="006C18AE">
      <w:pPr>
        <w:numPr>
          <w:ilvl w:val="0"/>
          <w:numId w:val="41"/>
        </w:numPr>
        <w:spacing w:before="100" w:beforeAutospacing="1" w:after="100" w:afterAutospacing="1" w:line="240" w:lineRule="auto"/>
        <w:rPr>
          <w:ins w:id="569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70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Blind Draw variants</w:t>
        </w:r>
      </w:ins>
    </w:p>
    <w:p w14:paraId="7D81AFAB" w14:textId="77777777" w:rsidR="006C18AE" w:rsidRPr="006C18AE" w:rsidRDefault="006C18AE" w:rsidP="006C18AE">
      <w:pPr>
        <w:numPr>
          <w:ilvl w:val="0"/>
          <w:numId w:val="41"/>
        </w:numPr>
        <w:spacing w:before="100" w:beforeAutospacing="1" w:after="100" w:afterAutospacing="1" w:line="240" w:lineRule="auto"/>
        <w:rPr>
          <w:ins w:id="571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72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Expanded scoring formats</w:t>
        </w:r>
      </w:ins>
    </w:p>
    <w:p w14:paraId="733D22B0" w14:textId="77777777" w:rsidR="006C18AE" w:rsidRPr="006C18AE" w:rsidRDefault="006C18AE" w:rsidP="006C18AE">
      <w:pPr>
        <w:numPr>
          <w:ilvl w:val="0"/>
          <w:numId w:val="41"/>
        </w:numPr>
        <w:spacing w:before="100" w:beforeAutospacing="1" w:after="100" w:afterAutospacing="1" w:line="240" w:lineRule="auto"/>
        <w:rPr>
          <w:ins w:id="573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74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Season-long and cross-season analytics</w:t>
        </w:r>
      </w:ins>
    </w:p>
    <w:p w14:paraId="0B68A59D" w14:textId="77777777" w:rsidR="006C18AE" w:rsidRPr="006C18AE" w:rsidRDefault="006C18AE" w:rsidP="006C18AE">
      <w:pPr>
        <w:numPr>
          <w:ilvl w:val="0"/>
          <w:numId w:val="41"/>
        </w:numPr>
        <w:spacing w:before="100" w:beforeAutospacing="1" w:after="100" w:afterAutospacing="1" w:line="240" w:lineRule="auto"/>
        <w:rPr>
          <w:ins w:id="575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76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PDF / web / API outputs in future enhancements</w:t>
        </w:r>
      </w:ins>
    </w:p>
    <w:p w14:paraId="48A62C43" w14:textId="77777777" w:rsidR="006C18AE" w:rsidRPr="006C18AE" w:rsidRDefault="006C18AE" w:rsidP="006C18AE">
      <w:pPr>
        <w:spacing w:after="0" w:line="240" w:lineRule="auto"/>
        <w:rPr>
          <w:ins w:id="577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78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pict w14:anchorId="5A5CF07B">
            <v:rect id="_x0000_i1091" style="width:0;height:1.5pt" o:hralign="center" o:hrstd="t" o:hr="t" fillcolor="#a0a0a0" stroked="f"/>
          </w:pict>
        </w:r>
      </w:ins>
    </w:p>
    <w:p w14:paraId="29FCD0F8" w14:textId="77777777" w:rsidR="006C18AE" w:rsidRPr="006C18AE" w:rsidRDefault="006C18AE" w:rsidP="006C18AE">
      <w:pPr>
        <w:spacing w:before="100" w:beforeAutospacing="1" w:after="100" w:afterAutospacing="1" w:line="240" w:lineRule="auto"/>
        <w:outlineLvl w:val="0"/>
        <w:rPr>
          <w:ins w:id="579" w:author="Mike Avery" w:date="2025-12-08T16:29:00Z" w16du:dateUtc="2025-12-08T21:29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ins w:id="580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t>9. Summary</w:t>
        </w:r>
      </w:ins>
    </w:p>
    <w:p w14:paraId="62E990A2" w14:textId="77777777" w:rsidR="006C18AE" w:rsidRPr="006C18AE" w:rsidRDefault="006C18AE" w:rsidP="006C18AE">
      <w:pPr>
        <w:spacing w:before="100" w:beforeAutospacing="1" w:after="100" w:afterAutospacing="1" w:line="240" w:lineRule="auto"/>
        <w:rPr>
          <w:ins w:id="581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82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This Version 1.2 specification defines the authoritative structure of the REFIT Match Report’s output tables.</w:t>
        </w:r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br/>
          <w:t>Adherence to this document ensures:</w:t>
        </w:r>
      </w:ins>
    </w:p>
    <w:p w14:paraId="355E8F30" w14:textId="77777777" w:rsidR="006C18AE" w:rsidRPr="006C18AE" w:rsidRDefault="006C18AE" w:rsidP="006C18AE">
      <w:pPr>
        <w:numPr>
          <w:ilvl w:val="0"/>
          <w:numId w:val="42"/>
        </w:numPr>
        <w:spacing w:before="100" w:beforeAutospacing="1" w:after="100" w:afterAutospacing="1" w:line="240" w:lineRule="auto"/>
        <w:rPr>
          <w:ins w:id="583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84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Reliable PQ ingestion</w:t>
        </w:r>
      </w:ins>
    </w:p>
    <w:p w14:paraId="07A7F357" w14:textId="77777777" w:rsidR="006C18AE" w:rsidRPr="006C18AE" w:rsidRDefault="006C18AE" w:rsidP="006C18AE">
      <w:pPr>
        <w:numPr>
          <w:ilvl w:val="0"/>
          <w:numId w:val="42"/>
        </w:numPr>
        <w:spacing w:before="100" w:beforeAutospacing="1" w:after="100" w:afterAutospacing="1" w:line="240" w:lineRule="auto"/>
        <w:rPr>
          <w:ins w:id="585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86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Predictable data transformations</w:t>
        </w:r>
      </w:ins>
    </w:p>
    <w:p w14:paraId="512F0E58" w14:textId="77777777" w:rsidR="006C18AE" w:rsidRPr="006C18AE" w:rsidRDefault="006C18AE" w:rsidP="006C18AE">
      <w:pPr>
        <w:numPr>
          <w:ilvl w:val="0"/>
          <w:numId w:val="42"/>
        </w:numPr>
        <w:spacing w:before="100" w:beforeAutospacing="1" w:after="100" w:afterAutospacing="1" w:line="240" w:lineRule="auto"/>
        <w:rPr>
          <w:ins w:id="587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88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Accurate analytics</w:t>
        </w:r>
      </w:ins>
    </w:p>
    <w:p w14:paraId="15463996" w14:textId="77777777" w:rsidR="006C18AE" w:rsidRPr="006C18AE" w:rsidRDefault="006C18AE" w:rsidP="006C18AE">
      <w:pPr>
        <w:numPr>
          <w:ilvl w:val="0"/>
          <w:numId w:val="42"/>
        </w:numPr>
        <w:spacing w:before="100" w:beforeAutospacing="1" w:after="100" w:afterAutospacing="1" w:line="240" w:lineRule="auto"/>
        <w:rPr>
          <w:ins w:id="589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90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Long-term maintainability</w:t>
        </w:r>
      </w:ins>
    </w:p>
    <w:p w14:paraId="421BED62" w14:textId="77777777" w:rsidR="006C18AE" w:rsidRPr="006C18AE" w:rsidRDefault="006C18AE" w:rsidP="006C18AE">
      <w:pPr>
        <w:numPr>
          <w:ilvl w:val="0"/>
          <w:numId w:val="42"/>
        </w:numPr>
        <w:spacing w:before="100" w:beforeAutospacing="1" w:after="100" w:afterAutospacing="1" w:line="240" w:lineRule="auto"/>
        <w:rPr>
          <w:ins w:id="591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92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Compatibility with future REFIT enhancements</w:t>
        </w:r>
      </w:ins>
    </w:p>
    <w:p w14:paraId="446EA3CA" w14:textId="77777777" w:rsidR="006C18AE" w:rsidRPr="006C18AE" w:rsidRDefault="006C18AE" w:rsidP="006C18AE">
      <w:pPr>
        <w:spacing w:before="100" w:beforeAutospacing="1" w:after="100" w:afterAutospacing="1" w:line="240" w:lineRule="auto"/>
        <w:rPr>
          <w:ins w:id="593" w:author="Mike Avery" w:date="2025-12-08T16:29:00Z" w16du:dateUtc="2025-12-08T21:29:00Z"/>
          <w:rFonts w:ascii="Times New Roman" w:eastAsia="Times New Roman" w:hAnsi="Times New Roman" w:cs="Times New Roman"/>
          <w:kern w:val="0"/>
          <w14:ligatures w14:val="none"/>
        </w:rPr>
      </w:pPr>
      <w:ins w:id="594" w:author="Mike Avery" w:date="2025-12-08T16:29:00Z" w16du:dateUtc="2025-12-08T21:29:00Z">
        <w:r w:rsidRPr="006C18AE">
          <w:rPr>
            <w:rFonts w:ascii="Times New Roman" w:eastAsia="Times New Roman" w:hAnsi="Times New Roman" w:cs="Times New Roman"/>
            <w:kern w:val="0"/>
            <w14:ligatures w14:val="none"/>
          </w:rPr>
          <w:t>This document governs the interface between captains and the REFIT system.</w:t>
        </w:r>
      </w:ins>
    </w:p>
    <w:p w14:paraId="657BE376" w14:textId="2E6885E8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0"/>
        <w:rPr>
          <w:del w:id="595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del w:id="596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delText>REFIT MATCH REPORT OUTPUT SPECIFICATION – VERSION 1.1</w:delText>
        </w:r>
      </w:del>
    </w:p>
    <w:p w14:paraId="5CD21549" w14:textId="5E225753" w:rsidR="002C79CE" w:rsidRPr="004E19B3" w:rsidDel="007B6567" w:rsidRDefault="00000000" w:rsidP="002C79CE">
      <w:pPr>
        <w:spacing w:after="0" w:line="240" w:lineRule="auto"/>
        <w:rPr>
          <w:del w:id="597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598" w:author="Mike Avery" w:date="2025-12-08T09:14:00Z" w16du:dateUtc="2025-12-08T14:14:00Z">
        <w:r>
          <w:rPr>
            <w:rFonts w:ascii="Times New Roman" w:eastAsia="Times New Roman" w:hAnsi="Times New Roman" w:cs="Times New Roman"/>
            <w:kern w:val="0"/>
            <w14:ligatures w14:val="none"/>
          </w:rPr>
          <w:pict w14:anchorId="2B6A705D">
            <v:rect id="_x0000_i1040" style="width:0;height:1.5pt" o:hralign="center" o:hrstd="t" o:hr="t" fillcolor="#a0a0a0" stroked="f"/>
          </w:pict>
        </w:r>
      </w:del>
    </w:p>
    <w:p w14:paraId="02876F2F" w14:textId="646907E7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1"/>
        <w:rPr>
          <w:del w:id="599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del w:id="600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:sz w:val="36"/>
            <w:szCs w:val="36"/>
            <w14:ligatures w14:val="none"/>
          </w:rPr>
          <w:delText>1. Purpose of This Document</w:delText>
        </w:r>
      </w:del>
    </w:p>
    <w:p w14:paraId="20C11380" w14:textId="56F11203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601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02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This document defines the </w:delText>
        </w:r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required structure and content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of the </w:delText>
        </w:r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Upload_Ind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and </w:delText>
        </w:r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Upload_Team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tables produced by the REFIT Match Report workbook. These tables serve as the </w:delText>
        </w:r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contracted data outputs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that the REFIT Master Workbook ingests via Power Query into:</w:delText>
        </w:r>
      </w:del>
    </w:p>
    <w:p w14:paraId="2A15DC89" w14:textId="147F32E5" w:rsidR="002C79CE" w:rsidRPr="004E19B3" w:rsidDel="007B6567" w:rsidRDefault="002C79CE" w:rsidP="002C79CE">
      <w:pPr>
        <w:numPr>
          <w:ilvl w:val="0"/>
          <w:numId w:val="1"/>
        </w:numPr>
        <w:spacing w:before="100" w:beforeAutospacing="1" w:after="100" w:afterAutospacing="1" w:line="240" w:lineRule="auto"/>
        <w:rPr>
          <w:del w:id="603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04" w:author="Mike Avery" w:date="2025-12-08T09:14:00Z" w16du:dateUtc="2025-12-08T14:14:00Z"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Upload_Indiv_Raw</w:delText>
        </w:r>
      </w:del>
    </w:p>
    <w:p w14:paraId="23BA45BE" w14:textId="4378A958" w:rsidR="002C79CE" w:rsidRPr="004E19B3" w:rsidDel="007B6567" w:rsidRDefault="002C79CE" w:rsidP="002C79CE">
      <w:pPr>
        <w:numPr>
          <w:ilvl w:val="0"/>
          <w:numId w:val="1"/>
        </w:numPr>
        <w:spacing w:before="100" w:beforeAutospacing="1" w:after="100" w:afterAutospacing="1" w:line="240" w:lineRule="auto"/>
        <w:rPr>
          <w:del w:id="605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06" w:author="Mike Avery" w:date="2025-12-08T09:14:00Z" w16du:dateUtc="2025-12-08T14:14:00Z"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Upload_Team_Raw</w:delText>
        </w:r>
      </w:del>
    </w:p>
    <w:p w14:paraId="3C1258EC" w14:textId="7816BA3F" w:rsidR="002C79CE" w:rsidRPr="004E19B3" w:rsidDel="007B6567" w:rsidRDefault="002C79CE" w:rsidP="002C79CE">
      <w:pPr>
        <w:numPr>
          <w:ilvl w:val="0"/>
          <w:numId w:val="1"/>
        </w:numPr>
        <w:spacing w:before="100" w:beforeAutospacing="1" w:after="100" w:afterAutospacing="1" w:line="240" w:lineRule="auto"/>
        <w:rPr>
          <w:del w:id="607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08" w:author="Mike Avery" w:date="2025-12-08T09:14:00Z" w16du:dateUtc="2025-12-08T14:14:00Z"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Indiv_Results_Staging</w:delText>
        </w:r>
      </w:del>
    </w:p>
    <w:p w14:paraId="26EA39D7" w14:textId="1B643AEB" w:rsidR="002C79CE" w:rsidRPr="004E19B3" w:rsidDel="007B6567" w:rsidRDefault="002C79CE" w:rsidP="002C79CE">
      <w:pPr>
        <w:numPr>
          <w:ilvl w:val="0"/>
          <w:numId w:val="1"/>
        </w:numPr>
        <w:spacing w:before="100" w:beforeAutospacing="1" w:after="100" w:afterAutospacing="1" w:line="240" w:lineRule="auto"/>
        <w:rPr>
          <w:del w:id="609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10" w:author="Mike Avery" w:date="2025-12-08T09:14:00Z" w16du:dateUtc="2025-12-08T14:14:00Z"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Team_Results_Staging</w:delText>
        </w:r>
      </w:del>
    </w:p>
    <w:p w14:paraId="02B9BA5C" w14:textId="62419B0F" w:rsidR="002C79CE" w:rsidRPr="004E19B3" w:rsidDel="007B6567" w:rsidRDefault="002C79CE" w:rsidP="002C79CE">
      <w:pPr>
        <w:numPr>
          <w:ilvl w:val="0"/>
          <w:numId w:val="1"/>
        </w:numPr>
        <w:spacing w:before="100" w:beforeAutospacing="1" w:after="100" w:afterAutospacing="1" w:line="240" w:lineRule="auto"/>
        <w:rPr>
          <w:del w:id="611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12" w:author="Mike Avery" w:date="2025-12-08T09:14:00Z" w16du:dateUtc="2025-12-08T14:14:00Z"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Indiv_Results_Holes</w:delText>
        </w:r>
      </w:del>
    </w:p>
    <w:p w14:paraId="2A2F1950" w14:textId="36E32ABC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613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14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This specification is concerned </w:delText>
        </w:r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only with outputs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(what the Match Report must produce), not with captain workflow, formatting, or interface design. A separate </w:delText>
        </w:r>
        <w:r w:rsidRPr="004E19B3" w:rsidDel="007B6567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delText>Match Report Input &amp; Workflow Specification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may be created later.</w:delText>
        </w:r>
      </w:del>
    </w:p>
    <w:p w14:paraId="6BEAED40" w14:textId="34665673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615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16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The goals of this Output Spec are to ensure:</w:delText>
        </w:r>
      </w:del>
    </w:p>
    <w:p w14:paraId="2E9CA344" w14:textId="4472AF53" w:rsidR="002C79CE" w:rsidRPr="004E19B3" w:rsidDel="007B6567" w:rsidRDefault="002C79CE" w:rsidP="002C79CE">
      <w:pPr>
        <w:numPr>
          <w:ilvl w:val="0"/>
          <w:numId w:val="2"/>
        </w:numPr>
        <w:spacing w:before="100" w:beforeAutospacing="1" w:after="100" w:afterAutospacing="1" w:line="240" w:lineRule="auto"/>
        <w:rPr>
          <w:del w:id="617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18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Complete alignment between Match Report → Raw → Staging → Analytics layers</w:delText>
        </w:r>
      </w:del>
    </w:p>
    <w:p w14:paraId="4A303AA6" w14:textId="2FEF5D01" w:rsidR="002C79CE" w:rsidRPr="004E19B3" w:rsidDel="007B6567" w:rsidRDefault="002C79CE" w:rsidP="002C79CE">
      <w:pPr>
        <w:numPr>
          <w:ilvl w:val="0"/>
          <w:numId w:val="2"/>
        </w:numPr>
        <w:spacing w:before="100" w:beforeAutospacing="1" w:after="100" w:afterAutospacing="1" w:line="240" w:lineRule="auto"/>
        <w:rPr>
          <w:del w:id="619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20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Predictable, stable schemas that future secretaries can rely upon</w:delText>
        </w:r>
      </w:del>
    </w:p>
    <w:p w14:paraId="3746CF11" w14:textId="19EDE6FF" w:rsidR="002C79CE" w:rsidRPr="004E19B3" w:rsidDel="007B6567" w:rsidRDefault="002C79CE" w:rsidP="002C79CE">
      <w:pPr>
        <w:numPr>
          <w:ilvl w:val="0"/>
          <w:numId w:val="2"/>
        </w:numPr>
        <w:spacing w:before="100" w:beforeAutospacing="1" w:after="100" w:afterAutospacing="1" w:line="240" w:lineRule="auto"/>
        <w:rPr>
          <w:del w:id="621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22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Elimination of implicit or undocumented assumptions</w:delText>
        </w:r>
      </w:del>
    </w:p>
    <w:p w14:paraId="32829412" w14:textId="26C3A11A" w:rsidR="002C79CE" w:rsidRPr="004E19B3" w:rsidDel="007B6567" w:rsidRDefault="002C79CE" w:rsidP="002C79CE">
      <w:pPr>
        <w:numPr>
          <w:ilvl w:val="0"/>
          <w:numId w:val="2"/>
        </w:numPr>
        <w:spacing w:before="100" w:beforeAutospacing="1" w:after="100" w:afterAutospacing="1" w:line="240" w:lineRule="auto"/>
        <w:rPr>
          <w:del w:id="623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24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Standardization of logic for scoring, flags, blind draw, and hole mapping</w:delText>
        </w:r>
      </w:del>
    </w:p>
    <w:p w14:paraId="567748A9" w14:textId="660C7013" w:rsidR="002C79CE" w:rsidRPr="004E19B3" w:rsidDel="007B6567" w:rsidRDefault="00000000" w:rsidP="002C79CE">
      <w:pPr>
        <w:spacing w:after="0" w:line="240" w:lineRule="auto"/>
        <w:rPr>
          <w:del w:id="625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26" w:author="Mike Avery" w:date="2025-12-08T09:14:00Z" w16du:dateUtc="2025-12-08T14:14:00Z">
        <w:r>
          <w:rPr>
            <w:rFonts w:ascii="Times New Roman" w:eastAsia="Times New Roman" w:hAnsi="Times New Roman" w:cs="Times New Roman"/>
            <w:kern w:val="0"/>
            <w14:ligatures w14:val="none"/>
          </w:rPr>
          <w:pict w14:anchorId="2D656C97">
            <v:rect id="_x0000_i1041" style="width:0;height:1.5pt" o:hralign="center" o:hrstd="t" o:hr="t" fillcolor="#a0a0a0" stroked="f"/>
          </w:pict>
        </w:r>
      </w:del>
    </w:p>
    <w:p w14:paraId="392B583B" w14:textId="23805BE7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1"/>
        <w:rPr>
          <w:del w:id="627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del w:id="628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:sz w:val="36"/>
            <w:szCs w:val="36"/>
            <w14:ligatures w14:val="none"/>
          </w:rPr>
          <w:delText>2. Role of the Match Report Workbook</w:delText>
        </w:r>
      </w:del>
    </w:p>
    <w:p w14:paraId="4EE4AB4C" w14:textId="0D36E71A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629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30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The Match Report workbook has two categories of responsibilities:</w:delText>
        </w:r>
      </w:del>
    </w:p>
    <w:p w14:paraId="358C509C" w14:textId="2AACAC8B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2"/>
        <w:rPr>
          <w:del w:id="631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del w:id="632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delText>2.1 Primary Responsibilities (Data &amp; Logic)</w:delText>
        </w:r>
      </w:del>
    </w:p>
    <w:p w14:paraId="62FD4DE2" w14:textId="43DED7C3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633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34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These directly feed the REFIT system:</w:delText>
        </w:r>
      </w:del>
    </w:p>
    <w:p w14:paraId="2AA1AF72" w14:textId="715FABC6" w:rsidR="002C79CE" w:rsidRPr="004E19B3" w:rsidDel="007B6567" w:rsidRDefault="002C79CE" w:rsidP="002C79CE">
      <w:pPr>
        <w:numPr>
          <w:ilvl w:val="0"/>
          <w:numId w:val="3"/>
        </w:numPr>
        <w:spacing w:before="100" w:beforeAutospacing="1" w:after="100" w:afterAutospacing="1" w:line="240" w:lineRule="auto"/>
        <w:rPr>
          <w:del w:id="635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36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Capture captain-entered values (scores, players, substitutions, match completion flags, etc.)</w:delText>
        </w:r>
      </w:del>
    </w:p>
    <w:p w14:paraId="17D461D0" w14:textId="092BEC77" w:rsidR="002C79CE" w:rsidRPr="004E19B3" w:rsidDel="007B6567" w:rsidRDefault="002C79CE" w:rsidP="002C79CE">
      <w:pPr>
        <w:numPr>
          <w:ilvl w:val="0"/>
          <w:numId w:val="3"/>
        </w:numPr>
        <w:spacing w:before="100" w:beforeAutospacing="1" w:after="100" w:afterAutospacing="1" w:line="240" w:lineRule="auto"/>
        <w:rPr>
          <w:del w:id="637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38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Apply match-level calculations (gross/net scores, points, per-hole flags)</w:delText>
        </w:r>
      </w:del>
    </w:p>
    <w:p w14:paraId="49B92148" w14:textId="31F3E7C1" w:rsidR="002C79CE" w:rsidRPr="004E19B3" w:rsidDel="007B6567" w:rsidRDefault="002C79CE" w:rsidP="002C79CE">
      <w:pPr>
        <w:numPr>
          <w:ilvl w:val="0"/>
          <w:numId w:val="3"/>
        </w:numPr>
        <w:spacing w:before="100" w:beforeAutospacing="1" w:after="100" w:afterAutospacing="1" w:line="240" w:lineRule="auto"/>
        <w:rPr>
          <w:del w:id="639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40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Generate long-form per-hole arrays</w:delText>
        </w:r>
      </w:del>
    </w:p>
    <w:p w14:paraId="5E3EB440" w14:textId="4F34577C" w:rsidR="002C79CE" w:rsidRPr="004E19B3" w:rsidDel="007B6567" w:rsidRDefault="002C79CE" w:rsidP="002C79CE">
      <w:pPr>
        <w:numPr>
          <w:ilvl w:val="0"/>
          <w:numId w:val="3"/>
        </w:numPr>
        <w:spacing w:before="100" w:beforeAutospacing="1" w:after="100" w:afterAutospacing="1" w:line="240" w:lineRule="auto"/>
        <w:rPr>
          <w:del w:id="641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42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Produce the standardized output tables:</w:delText>
        </w:r>
      </w:del>
    </w:p>
    <w:p w14:paraId="2695E713" w14:textId="5EEA87FF" w:rsidR="002C79CE" w:rsidRPr="004E19B3" w:rsidDel="007B6567" w:rsidRDefault="002C79CE" w:rsidP="002C79CE">
      <w:pPr>
        <w:numPr>
          <w:ilvl w:val="1"/>
          <w:numId w:val="3"/>
        </w:numPr>
        <w:spacing w:before="100" w:beforeAutospacing="1" w:after="100" w:afterAutospacing="1" w:line="240" w:lineRule="auto"/>
        <w:rPr>
          <w:del w:id="643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44" w:author="Mike Avery" w:date="2025-12-08T09:14:00Z" w16du:dateUtc="2025-12-08T14:14:00Z"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Upload_Ind</w:delText>
        </w:r>
      </w:del>
    </w:p>
    <w:p w14:paraId="5FCE85FD" w14:textId="765F230A" w:rsidR="002C79CE" w:rsidRPr="004E19B3" w:rsidDel="007B6567" w:rsidRDefault="002C79CE" w:rsidP="002C79CE">
      <w:pPr>
        <w:numPr>
          <w:ilvl w:val="1"/>
          <w:numId w:val="3"/>
        </w:numPr>
        <w:spacing w:before="100" w:beforeAutospacing="1" w:after="100" w:afterAutospacing="1" w:line="240" w:lineRule="auto"/>
        <w:rPr>
          <w:del w:id="645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46" w:author="Mike Avery" w:date="2025-12-08T09:14:00Z" w16du:dateUtc="2025-12-08T14:14:00Z"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Upload_Team</w:delText>
        </w:r>
      </w:del>
    </w:p>
    <w:p w14:paraId="10F71CB2" w14:textId="61197E62" w:rsidR="002C79CE" w:rsidRPr="004E19B3" w:rsidDel="007B6567" w:rsidRDefault="002C79CE" w:rsidP="002C79CE">
      <w:pPr>
        <w:numPr>
          <w:ilvl w:val="0"/>
          <w:numId w:val="3"/>
        </w:numPr>
        <w:spacing w:before="100" w:beforeAutospacing="1" w:after="100" w:afterAutospacing="1" w:line="240" w:lineRule="auto"/>
        <w:rPr>
          <w:del w:id="647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48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Ensure all data values conform to the naming and type expectations of this Output Spec</w:delText>
        </w:r>
      </w:del>
    </w:p>
    <w:p w14:paraId="73148DB6" w14:textId="1EE56C8A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2"/>
        <w:rPr>
          <w:del w:id="649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del w:id="650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delText>2.2 Secondary Responsibilities (Captain &amp; Secretary Support)</w:delText>
        </w:r>
      </w:del>
    </w:p>
    <w:p w14:paraId="768D7008" w14:textId="237DAD46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651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52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These provide context and usability but do </w:delText>
        </w:r>
        <w:r w:rsidRPr="004E19B3" w:rsidDel="007B6567">
          <w:rPr>
            <w:rFonts w:ascii="Times New Roman" w:eastAsia="Times New Roman" w:hAnsi="Times New Roman" w:cs="Times New Roman"/>
            <w:i/>
            <w:iCs/>
            <w:kern w:val="0"/>
            <w14:ligatures w14:val="none"/>
          </w:rPr>
          <w:delText>not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alter the raw or staging schemas:</w:delText>
        </w:r>
      </w:del>
    </w:p>
    <w:p w14:paraId="2B0FD8EB" w14:textId="1D051C40" w:rsidR="002C79CE" w:rsidRPr="004E19B3" w:rsidDel="007B6567" w:rsidRDefault="002C79CE" w:rsidP="002C79CE">
      <w:pPr>
        <w:numPr>
          <w:ilvl w:val="0"/>
          <w:numId w:val="4"/>
        </w:numPr>
        <w:spacing w:before="100" w:beforeAutospacing="1" w:after="100" w:afterAutospacing="1" w:line="240" w:lineRule="auto"/>
        <w:rPr>
          <w:del w:id="653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54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Pull roster, handicaps, course/side info, and other metadata from the REFIT Master workbook</w:delText>
        </w:r>
      </w:del>
    </w:p>
    <w:p w14:paraId="1A018C82" w14:textId="34488B1B" w:rsidR="002C79CE" w:rsidRPr="004E19B3" w:rsidDel="007B6567" w:rsidRDefault="002C79CE" w:rsidP="002C79CE">
      <w:pPr>
        <w:numPr>
          <w:ilvl w:val="0"/>
          <w:numId w:val="4"/>
        </w:numPr>
        <w:spacing w:before="100" w:beforeAutospacing="1" w:after="100" w:afterAutospacing="1" w:line="240" w:lineRule="auto"/>
        <w:rPr>
          <w:del w:id="655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56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Display league status elements (e.g., standings, weekly/season leaderboards) for captain awareness</w:delText>
        </w:r>
      </w:del>
    </w:p>
    <w:p w14:paraId="48782899" w14:textId="4045E3B9" w:rsidR="002C79CE" w:rsidRPr="004E19B3" w:rsidDel="007B6567" w:rsidRDefault="002C79CE" w:rsidP="002C79CE">
      <w:pPr>
        <w:numPr>
          <w:ilvl w:val="0"/>
          <w:numId w:val="4"/>
        </w:numPr>
        <w:spacing w:before="100" w:beforeAutospacing="1" w:after="100" w:afterAutospacing="1" w:line="240" w:lineRule="auto"/>
        <w:rPr>
          <w:del w:id="657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58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Provide a simple, protected interface for captain entry</w:delText>
        </w:r>
      </w:del>
    </w:p>
    <w:p w14:paraId="44BA5976" w14:textId="3A8218EF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659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60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Note: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br/>
          <w:delText xml:space="preserve">The Match Report template contains </w:delText>
        </w:r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no Settings sheet.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All settings, rules, par/hcp arrays, blind draw logic, and configuration live exclusively inside the REFIT Master workbook.</w:delText>
        </w:r>
      </w:del>
    </w:p>
    <w:p w14:paraId="3C06E294" w14:textId="15A2AB53" w:rsidR="002C79CE" w:rsidRPr="004E19B3" w:rsidDel="007B6567" w:rsidRDefault="00000000" w:rsidP="002C79CE">
      <w:pPr>
        <w:spacing w:after="0" w:line="240" w:lineRule="auto"/>
        <w:rPr>
          <w:del w:id="661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62" w:author="Mike Avery" w:date="2025-12-08T09:14:00Z" w16du:dateUtc="2025-12-08T14:14:00Z">
        <w:r>
          <w:rPr>
            <w:rFonts w:ascii="Times New Roman" w:eastAsia="Times New Roman" w:hAnsi="Times New Roman" w:cs="Times New Roman"/>
            <w:kern w:val="0"/>
            <w14:ligatures w14:val="none"/>
          </w:rPr>
          <w:pict w14:anchorId="2703974D">
            <v:rect id="_x0000_i1042" style="width:0;height:1.5pt" o:hralign="center" o:hrstd="t" o:hr="t" fillcolor="#a0a0a0" stroked="f"/>
          </w:pict>
        </w:r>
      </w:del>
    </w:p>
    <w:p w14:paraId="6F2F1204" w14:textId="5B192D82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1"/>
        <w:rPr>
          <w:del w:id="663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del w:id="664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:sz w:val="36"/>
            <w:szCs w:val="36"/>
            <w14:ligatures w14:val="none"/>
          </w:rPr>
          <w:delText>3. Data Flow Architecture</w:delText>
        </w:r>
      </w:del>
    </w:p>
    <w:p w14:paraId="7BD323E0" w14:textId="757490CC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665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66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The intended flow of data is:</w:delText>
        </w:r>
      </w:del>
    </w:p>
    <w:p w14:paraId="6E145576" w14:textId="11E4DB64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667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68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Inside each Match Report workbook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br/>
          <w:delText xml:space="preserve">→ </w:delText>
        </w:r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Upload_Ind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and </w:delText>
        </w:r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Upload_Team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tables (one file per match)</w:delText>
        </w:r>
      </w:del>
    </w:p>
    <w:p w14:paraId="1D1F9145" w14:textId="6154B60F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669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70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In REFIT Master (Raw Layer)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br/>
          <w:delText>→ Power Query tables:</w:delText>
        </w:r>
      </w:del>
    </w:p>
    <w:p w14:paraId="5F14D237" w14:textId="703E801E" w:rsidR="002C79CE" w:rsidRPr="004E19B3" w:rsidDel="007B6567" w:rsidRDefault="002C79CE" w:rsidP="002C79CE">
      <w:pPr>
        <w:numPr>
          <w:ilvl w:val="0"/>
          <w:numId w:val="5"/>
        </w:numPr>
        <w:spacing w:before="100" w:beforeAutospacing="1" w:after="100" w:afterAutospacing="1" w:line="240" w:lineRule="auto"/>
        <w:rPr>
          <w:del w:id="671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72" w:author="Mike Avery" w:date="2025-12-08T09:14:00Z" w16du:dateUtc="2025-12-08T14:14:00Z"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Upload_Indiv_Raw</w:delText>
        </w:r>
      </w:del>
    </w:p>
    <w:p w14:paraId="3CD17321" w14:textId="4C48F7AE" w:rsidR="002C79CE" w:rsidRPr="004E19B3" w:rsidDel="007B6567" w:rsidRDefault="002C79CE" w:rsidP="002C79CE">
      <w:pPr>
        <w:numPr>
          <w:ilvl w:val="0"/>
          <w:numId w:val="5"/>
        </w:numPr>
        <w:spacing w:before="100" w:beforeAutospacing="1" w:after="100" w:afterAutospacing="1" w:line="240" w:lineRule="auto"/>
        <w:rPr>
          <w:del w:id="673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74" w:author="Mike Avery" w:date="2025-12-08T09:14:00Z" w16du:dateUtc="2025-12-08T14:14:00Z"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Upload_Team_Raw</w:delText>
        </w:r>
      </w:del>
    </w:p>
    <w:p w14:paraId="4A3A8916" w14:textId="2405DE3A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675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76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In REFIT Master (Staging Layer)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br/>
          <w:delText xml:space="preserve">→ </w:delText>
        </w:r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Indiv_Results_Staging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br/>
          <w:delText xml:space="preserve">→ </w:delText>
        </w:r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Team_Results_Staging</w:delText>
        </w:r>
      </w:del>
    </w:p>
    <w:p w14:paraId="42A9F180" w14:textId="25B4407A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677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78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In REFIT Master (Analytics Layer)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br/>
          <w:delText xml:space="preserve">→ </w:delText>
        </w:r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Indiv_Results_Holes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(one row per hole per player-round)</w:delText>
        </w:r>
      </w:del>
    </w:p>
    <w:p w14:paraId="0CA2938B" w14:textId="7FF88A4C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679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80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This separation ensures:</w:delText>
        </w:r>
      </w:del>
    </w:p>
    <w:p w14:paraId="5402FF61" w14:textId="01D9D634" w:rsidR="002C79CE" w:rsidRPr="004E19B3" w:rsidDel="007B6567" w:rsidRDefault="002C79CE" w:rsidP="002C79CE">
      <w:pPr>
        <w:numPr>
          <w:ilvl w:val="0"/>
          <w:numId w:val="6"/>
        </w:numPr>
        <w:spacing w:before="100" w:beforeAutospacing="1" w:after="100" w:afterAutospacing="1" w:line="240" w:lineRule="auto"/>
        <w:rPr>
          <w:del w:id="681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82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Match Reports maintain simple, standardized output</w:delText>
        </w:r>
      </w:del>
    </w:p>
    <w:p w14:paraId="120C1BCF" w14:textId="6ECEA23B" w:rsidR="002C79CE" w:rsidRPr="004E19B3" w:rsidDel="007B6567" w:rsidRDefault="002C79CE" w:rsidP="002C79CE">
      <w:pPr>
        <w:numPr>
          <w:ilvl w:val="0"/>
          <w:numId w:val="6"/>
        </w:numPr>
        <w:spacing w:before="100" w:beforeAutospacing="1" w:after="100" w:afterAutospacing="1" w:line="240" w:lineRule="auto"/>
        <w:rPr>
          <w:del w:id="683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84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Raw layer stays pure ingestion</w:delText>
        </w:r>
      </w:del>
    </w:p>
    <w:p w14:paraId="7593996E" w14:textId="1BB5ED50" w:rsidR="002C79CE" w:rsidRPr="004E19B3" w:rsidDel="007B6567" w:rsidRDefault="002C79CE" w:rsidP="002C79CE">
      <w:pPr>
        <w:numPr>
          <w:ilvl w:val="0"/>
          <w:numId w:val="6"/>
        </w:numPr>
        <w:spacing w:before="100" w:beforeAutospacing="1" w:after="100" w:afterAutospacing="1" w:line="240" w:lineRule="auto"/>
        <w:rPr>
          <w:del w:id="685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86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Staging layer applies business logic</w:delText>
        </w:r>
      </w:del>
    </w:p>
    <w:p w14:paraId="3A720ADF" w14:textId="0303998F" w:rsidR="002C79CE" w:rsidRPr="004E19B3" w:rsidDel="007B6567" w:rsidRDefault="002C79CE" w:rsidP="002C79CE">
      <w:pPr>
        <w:numPr>
          <w:ilvl w:val="0"/>
          <w:numId w:val="6"/>
        </w:numPr>
        <w:spacing w:before="100" w:beforeAutospacing="1" w:after="100" w:afterAutospacing="1" w:line="240" w:lineRule="auto"/>
        <w:rPr>
          <w:del w:id="687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88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Analytics layer handles normalization</w:delText>
        </w:r>
      </w:del>
    </w:p>
    <w:p w14:paraId="4417D4DE" w14:textId="32233CF1" w:rsidR="002C79CE" w:rsidRPr="004E19B3" w:rsidDel="007B6567" w:rsidRDefault="00000000" w:rsidP="002C79CE">
      <w:pPr>
        <w:spacing w:after="0" w:line="240" w:lineRule="auto"/>
        <w:rPr>
          <w:del w:id="689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90" w:author="Mike Avery" w:date="2025-12-08T09:14:00Z" w16du:dateUtc="2025-12-08T14:14:00Z">
        <w:r>
          <w:rPr>
            <w:rFonts w:ascii="Times New Roman" w:eastAsia="Times New Roman" w:hAnsi="Times New Roman" w:cs="Times New Roman"/>
            <w:kern w:val="0"/>
            <w14:ligatures w14:val="none"/>
          </w:rPr>
          <w:pict w14:anchorId="4FD03286">
            <v:rect id="_x0000_i1043" style="width:0;height:1.5pt" o:hralign="center" o:hrstd="t" o:hr="t" fillcolor="#a0a0a0" stroked="f"/>
          </w:pict>
        </w:r>
      </w:del>
    </w:p>
    <w:p w14:paraId="614E29E7" w14:textId="613016EB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1"/>
        <w:rPr>
          <w:del w:id="691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del w:id="692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:sz w:val="36"/>
            <w:szCs w:val="36"/>
            <w14:ligatures w14:val="none"/>
          </w:rPr>
          <w:delText>4. Output Tables Produced by Match Report</w:delText>
        </w:r>
      </w:del>
    </w:p>
    <w:p w14:paraId="0EAA7A48" w14:textId="115666B3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693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94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The Match Report must output </w:delText>
        </w:r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two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structured Excel tables on a hidden, protected sheet:</w:delText>
        </w:r>
      </w:del>
    </w:p>
    <w:p w14:paraId="3D21DD32" w14:textId="5872544A" w:rsidR="002C79CE" w:rsidRPr="004E19B3" w:rsidDel="007B6567" w:rsidRDefault="002C79CE" w:rsidP="002C79CE">
      <w:pPr>
        <w:numPr>
          <w:ilvl w:val="0"/>
          <w:numId w:val="7"/>
        </w:numPr>
        <w:spacing w:before="100" w:beforeAutospacing="1" w:after="100" w:afterAutospacing="1" w:line="240" w:lineRule="auto"/>
        <w:rPr>
          <w:del w:id="695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96" w:author="Mike Avery" w:date="2025-12-08T09:14:00Z" w16du:dateUtc="2025-12-08T14:14:00Z"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Upload_Ind</w:delText>
        </w:r>
      </w:del>
    </w:p>
    <w:p w14:paraId="572F941D" w14:textId="0933CD00" w:rsidR="002C79CE" w:rsidRPr="004E19B3" w:rsidDel="007B6567" w:rsidRDefault="002C79CE" w:rsidP="002C79CE">
      <w:pPr>
        <w:numPr>
          <w:ilvl w:val="0"/>
          <w:numId w:val="7"/>
        </w:numPr>
        <w:spacing w:before="100" w:beforeAutospacing="1" w:after="100" w:afterAutospacing="1" w:line="240" w:lineRule="auto"/>
        <w:rPr>
          <w:del w:id="697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698" w:author="Mike Avery" w:date="2025-12-08T09:14:00Z" w16du:dateUtc="2025-12-08T14:14:00Z"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Upload_Team</w:delText>
        </w:r>
      </w:del>
    </w:p>
    <w:p w14:paraId="57520B47" w14:textId="3B6D2057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699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700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Captains never interact directly with these tables.</w:delText>
        </w:r>
      </w:del>
    </w:p>
    <w:p w14:paraId="01878E78" w14:textId="621E59C3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701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702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All fields below must appear exactly as named.</w:delText>
        </w:r>
      </w:del>
    </w:p>
    <w:p w14:paraId="487145BE" w14:textId="1081D170" w:rsidR="002C79CE" w:rsidRPr="004E19B3" w:rsidDel="007B6567" w:rsidRDefault="00000000" w:rsidP="002C79CE">
      <w:pPr>
        <w:spacing w:after="0" w:line="240" w:lineRule="auto"/>
        <w:rPr>
          <w:del w:id="703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704" w:author="Mike Avery" w:date="2025-12-08T09:14:00Z" w16du:dateUtc="2025-12-08T14:14:00Z">
        <w:r>
          <w:rPr>
            <w:rFonts w:ascii="Times New Roman" w:eastAsia="Times New Roman" w:hAnsi="Times New Roman" w:cs="Times New Roman"/>
            <w:kern w:val="0"/>
            <w14:ligatures w14:val="none"/>
          </w:rPr>
          <w:pict w14:anchorId="012F1873">
            <v:rect id="_x0000_i1044" style="width:0;height:1.5pt" o:hralign="center" o:hrstd="t" o:hr="t" fillcolor="#a0a0a0" stroked="f"/>
          </w:pict>
        </w:r>
      </w:del>
    </w:p>
    <w:p w14:paraId="3C8D740C" w14:textId="13036F92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0"/>
        <w:rPr>
          <w:del w:id="705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del w:id="706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delText>------------------------------------------</w:delText>
        </w:r>
      </w:del>
    </w:p>
    <w:p w14:paraId="19A9D67D" w14:textId="5EC69636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0"/>
        <w:rPr>
          <w:del w:id="707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del w:id="708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delText>UPLOAD_IND TABLE SPECIFICATION</w:delText>
        </w:r>
      </w:del>
    </w:p>
    <w:p w14:paraId="239642FE" w14:textId="0199459B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0"/>
        <w:rPr>
          <w:del w:id="709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del w:id="710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delText>------------------------------------------</w:delText>
        </w:r>
      </w:del>
    </w:p>
    <w:p w14:paraId="5694CBFC" w14:textId="315AAEEF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1"/>
        <w:rPr>
          <w:del w:id="711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del w:id="712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:sz w:val="36"/>
            <w:szCs w:val="36"/>
            <w14:ligatures w14:val="none"/>
          </w:rPr>
          <w:delText>5. Required Fields (Player-Level)</w:delText>
        </w:r>
      </w:del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794"/>
        <w:gridCol w:w="6544"/>
      </w:tblGrid>
      <w:tr w:rsidR="002C79CE" w:rsidRPr="004E19B3" w:rsidDel="007B6567" w14:paraId="2B7B508F" w14:textId="1F77BB3B" w:rsidTr="005D17B6">
        <w:trPr>
          <w:tblHeader/>
          <w:tblCellSpacing w:w="15" w:type="dxa"/>
          <w:del w:id="713" w:author="Mike Avery" w:date="2025-12-08T09:14:00Z"/>
        </w:trPr>
        <w:tc>
          <w:tcPr>
            <w:tcW w:w="0" w:type="auto"/>
            <w:vAlign w:val="center"/>
            <w:hideMark/>
          </w:tcPr>
          <w:p w14:paraId="256267DA" w14:textId="38D2B5C7" w:rsidR="002C79CE" w:rsidRPr="004E19B3" w:rsidDel="007B6567" w:rsidRDefault="002C79CE" w:rsidP="005D17B6">
            <w:pPr>
              <w:spacing w:after="0" w:line="240" w:lineRule="auto"/>
              <w:jc w:val="center"/>
              <w:rPr>
                <w:del w:id="714" w:author="Mike Avery" w:date="2025-12-08T09:14:00Z" w16du:dateUtc="2025-12-08T14:14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del w:id="715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Column</w:delText>
              </w:r>
            </w:del>
          </w:p>
        </w:tc>
        <w:tc>
          <w:tcPr>
            <w:tcW w:w="0" w:type="auto"/>
            <w:vAlign w:val="center"/>
            <w:hideMark/>
          </w:tcPr>
          <w:p w14:paraId="4B36DFD9" w14:textId="04CA1E72" w:rsidR="002C79CE" w:rsidRPr="004E19B3" w:rsidDel="007B6567" w:rsidRDefault="002C79CE" w:rsidP="005D17B6">
            <w:pPr>
              <w:spacing w:after="0" w:line="240" w:lineRule="auto"/>
              <w:jc w:val="center"/>
              <w:rPr>
                <w:del w:id="716" w:author="Mike Avery" w:date="2025-12-08T09:14:00Z" w16du:dateUtc="2025-12-08T14:14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del w:id="717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Type</w:delText>
              </w:r>
            </w:del>
          </w:p>
        </w:tc>
        <w:tc>
          <w:tcPr>
            <w:tcW w:w="0" w:type="auto"/>
            <w:vAlign w:val="center"/>
            <w:hideMark/>
          </w:tcPr>
          <w:p w14:paraId="133676E1" w14:textId="3C298247" w:rsidR="002C79CE" w:rsidRPr="004E19B3" w:rsidDel="007B6567" w:rsidRDefault="002C79CE" w:rsidP="005D17B6">
            <w:pPr>
              <w:spacing w:after="0" w:line="240" w:lineRule="auto"/>
              <w:jc w:val="center"/>
              <w:rPr>
                <w:del w:id="718" w:author="Mike Avery" w:date="2025-12-08T09:14:00Z" w16du:dateUtc="2025-12-08T14:14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del w:id="719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Description</w:delText>
              </w:r>
            </w:del>
          </w:p>
        </w:tc>
      </w:tr>
      <w:tr w:rsidR="002C79CE" w:rsidRPr="004E19B3" w:rsidDel="007B6567" w14:paraId="2E62A7C3" w14:textId="365DA814" w:rsidTr="005D17B6">
        <w:trPr>
          <w:tblCellSpacing w:w="15" w:type="dxa"/>
          <w:del w:id="720" w:author="Mike Avery" w:date="2025-12-08T09:14:00Z"/>
        </w:trPr>
        <w:tc>
          <w:tcPr>
            <w:tcW w:w="0" w:type="auto"/>
            <w:vAlign w:val="center"/>
            <w:hideMark/>
          </w:tcPr>
          <w:p w14:paraId="34CE47FB" w14:textId="46782FD2" w:rsidR="002C79CE" w:rsidRPr="004E19B3" w:rsidDel="007B6567" w:rsidRDefault="002C79CE" w:rsidP="005D17B6">
            <w:pPr>
              <w:spacing w:after="0" w:line="240" w:lineRule="auto"/>
              <w:rPr>
                <w:del w:id="721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22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SourceFile</w:delText>
              </w:r>
            </w:del>
          </w:p>
        </w:tc>
        <w:tc>
          <w:tcPr>
            <w:tcW w:w="0" w:type="auto"/>
            <w:vAlign w:val="center"/>
            <w:hideMark/>
          </w:tcPr>
          <w:p w14:paraId="68AC2D57" w14:textId="2F5BC9AB" w:rsidR="002C79CE" w:rsidRPr="004E19B3" w:rsidDel="007B6567" w:rsidRDefault="002C79CE" w:rsidP="005D17B6">
            <w:pPr>
              <w:spacing w:after="0" w:line="240" w:lineRule="auto"/>
              <w:rPr>
                <w:del w:id="723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24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text</w:delText>
              </w:r>
            </w:del>
          </w:p>
        </w:tc>
        <w:tc>
          <w:tcPr>
            <w:tcW w:w="0" w:type="auto"/>
            <w:vAlign w:val="center"/>
            <w:hideMark/>
          </w:tcPr>
          <w:p w14:paraId="3054558C" w14:textId="16C59E7C" w:rsidR="002C79CE" w:rsidRPr="004E19B3" w:rsidDel="007B6567" w:rsidRDefault="002C79CE" w:rsidP="005D17B6">
            <w:pPr>
              <w:spacing w:after="0" w:line="240" w:lineRule="auto"/>
              <w:rPr>
                <w:del w:id="725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26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The filename of the Match Report workbook.</w:delText>
              </w:r>
            </w:del>
          </w:p>
        </w:tc>
      </w:tr>
      <w:tr w:rsidR="002C79CE" w:rsidRPr="004E19B3" w:rsidDel="007B6567" w14:paraId="3D093034" w14:textId="40CF616B" w:rsidTr="005D17B6">
        <w:trPr>
          <w:tblCellSpacing w:w="15" w:type="dxa"/>
          <w:del w:id="727" w:author="Mike Avery" w:date="2025-12-08T09:14:00Z"/>
        </w:trPr>
        <w:tc>
          <w:tcPr>
            <w:tcW w:w="0" w:type="auto"/>
            <w:vAlign w:val="center"/>
            <w:hideMark/>
          </w:tcPr>
          <w:p w14:paraId="19CABDC2" w14:textId="778DEF7C" w:rsidR="002C79CE" w:rsidRPr="004E19B3" w:rsidDel="007B6567" w:rsidRDefault="002C79CE" w:rsidP="005D17B6">
            <w:pPr>
              <w:spacing w:after="0" w:line="240" w:lineRule="auto"/>
              <w:rPr>
                <w:del w:id="728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29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Week</w:delText>
              </w:r>
            </w:del>
          </w:p>
        </w:tc>
        <w:tc>
          <w:tcPr>
            <w:tcW w:w="0" w:type="auto"/>
            <w:vAlign w:val="center"/>
            <w:hideMark/>
          </w:tcPr>
          <w:p w14:paraId="11DE6DC2" w14:textId="1DBF5A84" w:rsidR="002C79CE" w:rsidRPr="004E19B3" w:rsidDel="007B6567" w:rsidRDefault="002C79CE" w:rsidP="005D17B6">
            <w:pPr>
              <w:spacing w:after="0" w:line="240" w:lineRule="auto"/>
              <w:rPr>
                <w:del w:id="730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31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number</w:delText>
              </w:r>
            </w:del>
          </w:p>
        </w:tc>
        <w:tc>
          <w:tcPr>
            <w:tcW w:w="0" w:type="auto"/>
            <w:vAlign w:val="center"/>
            <w:hideMark/>
          </w:tcPr>
          <w:p w14:paraId="1D255A62" w14:textId="0FF839D5" w:rsidR="002C79CE" w:rsidRPr="004E19B3" w:rsidDel="007B6567" w:rsidRDefault="002C79CE" w:rsidP="005D17B6">
            <w:pPr>
              <w:spacing w:after="0" w:line="240" w:lineRule="auto"/>
              <w:rPr>
                <w:del w:id="732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33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League week number.</w:delText>
              </w:r>
            </w:del>
          </w:p>
        </w:tc>
      </w:tr>
      <w:tr w:rsidR="002C79CE" w:rsidRPr="004E19B3" w:rsidDel="007B6567" w14:paraId="082A1B9B" w14:textId="45A99531" w:rsidTr="005D17B6">
        <w:trPr>
          <w:tblCellSpacing w:w="15" w:type="dxa"/>
          <w:del w:id="734" w:author="Mike Avery" w:date="2025-12-08T09:14:00Z"/>
        </w:trPr>
        <w:tc>
          <w:tcPr>
            <w:tcW w:w="0" w:type="auto"/>
            <w:vAlign w:val="center"/>
            <w:hideMark/>
          </w:tcPr>
          <w:p w14:paraId="248B0320" w14:textId="18B3F109" w:rsidR="002C79CE" w:rsidRPr="004E19B3" w:rsidDel="007B6567" w:rsidRDefault="002C79CE" w:rsidP="005D17B6">
            <w:pPr>
              <w:spacing w:after="0" w:line="240" w:lineRule="auto"/>
              <w:rPr>
                <w:del w:id="735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36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Date</w:delText>
              </w:r>
            </w:del>
          </w:p>
        </w:tc>
        <w:tc>
          <w:tcPr>
            <w:tcW w:w="0" w:type="auto"/>
            <w:vAlign w:val="center"/>
            <w:hideMark/>
          </w:tcPr>
          <w:p w14:paraId="04039A00" w14:textId="14F2E706" w:rsidR="002C79CE" w:rsidRPr="004E19B3" w:rsidDel="007B6567" w:rsidRDefault="002C79CE" w:rsidP="005D17B6">
            <w:pPr>
              <w:spacing w:after="0" w:line="240" w:lineRule="auto"/>
              <w:rPr>
                <w:del w:id="737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38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date</w:delText>
              </w:r>
            </w:del>
          </w:p>
        </w:tc>
        <w:tc>
          <w:tcPr>
            <w:tcW w:w="0" w:type="auto"/>
            <w:vAlign w:val="center"/>
            <w:hideMark/>
          </w:tcPr>
          <w:p w14:paraId="1937AE65" w14:textId="153FA4FF" w:rsidR="002C79CE" w:rsidRPr="004E19B3" w:rsidDel="007B6567" w:rsidRDefault="002C79CE" w:rsidP="005D17B6">
            <w:pPr>
              <w:spacing w:after="0" w:line="240" w:lineRule="auto"/>
              <w:rPr>
                <w:del w:id="739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40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Match date.</w:delText>
              </w:r>
            </w:del>
          </w:p>
        </w:tc>
      </w:tr>
      <w:tr w:rsidR="002C79CE" w:rsidRPr="004E19B3" w:rsidDel="007B6567" w14:paraId="2DDAD8F8" w14:textId="611E8519" w:rsidTr="005D17B6">
        <w:trPr>
          <w:tblCellSpacing w:w="15" w:type="dxa"/>
          <w:del w:id="741" w:author="Mike Avery" w:date="2025-12-08T09:14:00Z"/>
        </w:trPr>
        <w:tc>
          <w:tcPr>
            <w:tcW w:w="0" w:type="auto"/>
            <w:vAlign w:val="center"/>
            <w:hideMark/>
          </w:tcPr>
          <w:p w14:paraId="5271C4A7" w14:textId="7F5E60F7" w:rsidR="002C79CE" w:rsidRPr="004E19B3" w:rsidDel="007B6567" w:rsidRDefault="002C79CE" w:rsidP="005D17B6">
            <w:pPr>
              <w:spacing w:after="0" w:line="240" w:lineRule="auto"/>
              <w:rPr>
                <w:del w:id="742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43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Team</w:delText>
              </w:r>
            </w:del>
          </w:p>
        </w:tc>
        <w:tc>
          <w:tcPr>
            <w:tcW w:w="0" w:type="auto"/>
            <w:vAlign w:val="center"/>
            <w:hideMark/>
          </w:tcPr>
          <w:p w14:paraId="71920F1C" w14:textId="35150D06" w:rsidR="002C79CE" w:rsidRPr="004E19B3" w:rsidDel="007B6567" w:rsidRDefault="002C79CE" w:rsidP="005D17B6">
            <w:pPr>
              <w:spacing w:after="0" w:line="240" w:lineRule="auto"/>
              <w:rPr>
                <w:del w:id="744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45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text</w:delText>
              </w:r>
            </w:del>
          </w:p>
        </w:tc>
        <w:tc>
          <w:tcPr>
            <w:tcW w:w="0" w:type="auto"/>
            <w:vAlign w:val="center"/>
            <w:hideMark/>
          </w:tcPr>
          <w:p w14:paraId="0B5A9A37" w14:textId="65E018A6" w:rsidR="002C79CE" w:rsidRPr="004E19B3" w:rsidDel="007B6567" w:rsidRDefault="002C79CE" w:rsidP="005D17B6">
            <w:pPr>
              <w:spacing w:after="0" w:line="240" w:lineRule="auto"/>
              <w:rPr>
                <w:del w:id="746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47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Team name of the player.</w:delText>
              </w:r>
            </w:del>
          </w:p>
        </w:tc>
      </w:tr>
      <w:tr w:rsidR="002C79CE" w:rsidRPr="004E19B3" w:rsidDel="007B6567" w14:paraId="22B64C8F" w14:textId="7534D9ED" w:rsidTr="005D17B6">
        <w:trPr>
          <w:tblCellSpacing w:w="15" w:type="dxa"/>
          <w:del w:id="748" w:author="Mike Avery" w:date="2025-12-08T09:14:00Z"/>
        </w:trPr>
        <w:tc>
          <w:tcPr>
            <w:tcW w:w="0" w:type="auto"/>
            <w:vAlign w:val="center"/>
            <w:hideMark/>
          </w:tcPr>
          <w:p w14:paraId="3FC26348" w14:textId="6F332343" w:rsidR="002C79CE" w:rsidRPr="004E19B3" w:rsidDel="007B6567" w:rsidRDefault="002C79CE" w:rsidP="005D17B6">
            <w:pPr>
              <w:spacing w:after="0" w:line="240" w:lineRule="auto"/>
              <w:rPr>
                <w:del w:id="749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50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Opponent</w:delText>
              </w:r>
            </w:del>
          </w:p>
        </w:tc>
        <w:tc>
          <w:tcPr>
            <w:tcW w:w="0" w:type="auto"/>
            <w:vAlign w:val="center"/>
            <w:hideMark/>
          </w:tcPr>
          <w:p w14:paraId="1F679C0C" w14:textId="0636FA15" w:rsidR="002C79CE" w:rsidRPr="004E19B3" w:rsidDel="007B6567" w:rsidRDefault="002C79CE" w:rsidP="005D17B6">
            <w:pPr>
              <w:spacing w:after="0" w:line="240" w:lineRule="auto"/>
              <w:rPr>
                <w:del w:id="751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52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text</w:delText>
              </w:r>
            </w:del>
          </w:p>
        </w:tc>
        <w:tc>
          <w:tcPr>
            <w:tcW w:w="0" w:type="auto"/>
            <w:vAlign w:val="center"/>
            <w:hideMark/>
          </w:tcPr>
          <w:p w14:paraId="64DA387F" w14:textId="46242F3C" w:rsidR="002C79CE" w:rsidRPr="004E19B3" w:rsidDel="007B6567" w:rsidRDefault="002C79CE" w:rsidP="005D17B6">
            <w:pPr>
              <w:spacing w:after="0" w:line="240" w:lineRule="auto"/>
              <w:rPr>
                <w:del w:id="753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54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Opponent team.</w:delText>
              </w:r>
            </w:del>
          </w:p>
        </w:tc>
      </w:tr>
      <w:tr w:rsidR="002C79CE" w:rsidRPr="004E19B3" w:rsidDel="007B6567" w14:paraId="607DDD4F" w14:textId="1DEE5AD5" w:rsidTr="005D17B6">
        <w:trPr>
          <w:tblCellSpacing w:w="15" w:type="dxa"/>
          <w:del w:id="755" w:author="Mike Avery" w:date="2025-12-08T09:14:00Z"/>
        </w:trPr>
        <w:tc>
          <w:tcPr>
            <w:tcW w:w="0" w:type="auto"/>
            <w:vAlign w:val="center"/>
            <w:hideMark/>
          </w:tcPr>
          <w:p w14:paraId="46A3DD6B" w14:textId="1CE1E050" w:rsidR="002C79CE" w:rsidRPr="004E19B3" w:rsidDel="007B6567" w:rsidRDefault="002C79CE" w:rsidP="005D17B6">
            <w:pPr>
              <w:spacing w:after="0" w:line="240" w:lineRule="auto"/>
              <w:rPr>
                <w:del w:id="756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57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Player</w:delText>
              </w:r>
            </w:del>
          </w:p>
        </w:tc>
        <w:tc>
          <w:tcPr>
            <w:tcW w:w="0" w:type="auto"/>
            <w:vAlign w:val="center"/>
            <w:hideMark/>
          </w:tcPr>
          <w:p w14:paraId="1772390D" w14:textId="30FA4161" w:rsidR="002C79CE" w:rsidRPr="004E19B3" w:rsidDel="007B6567" w:rsidRDefault="002C79CE" w:rsidP="005D17B6">
            <w:pPr>
              <w:spacing w:after="0" w:line="240" w:lineRule="auto"/>
              <w:rPr>
                <w:del w:id="758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59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text</w:delText>
              </w:r>
            </w:del>
          </w:p>
        </w:tc>
        <w:tc>
          <w:tcPr>
            <w:tcW w:w="0" w:type="auto"/>
            <w:vAlign w:val="center"/>
            <w:hideMark/>
          </w:tcPr>
          <w:p w14:paraId="14035FC6" w14:textId="36DED717" w:rsidR="002C79CE" w:rsidRPr="004E19B3" w:rsidDel="007B6567" w:rsidRDefault="002C79CE" w:rsidP="005D17B6">
            <w:pPr>
              <w:spacing w:after="0" w:line="240" w:lineRule="auto"/>
              <w:rPr>
                <w:del w:id="760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61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Player full name as shown in roster.</w:delText>
              </w:r>
            </w:del>
          </w:p>
        </w:tc>
      </w:tr>
      <w:tr w:rsidR="002C79CE" w:rsidRPr="004E19B3" w:rsidDel="007B6567" w14:paraId="0B78C884" w14:textId="76C971F9" w:rsidTr="005D17B6">
        <w:trPr>
          <w:tblCellSpacing w:w="15" w:type="dxa"/>
          <w:del w:id="762" w:author="Mike Avery" w:date="2025-12-08T09:14:00Z"/>
        </w:trPr>
        <w:tc>
          <w:tcPr>
            <w:tcW w:w="0" w:type="auto"/>
            <w:vAlign w:val="center"/>
            <w:hideMark/>
          </w:tcPr>
          <w:p w14:paraId="57A00A3F" w14:textId="3D1F3D2C" w:rsidR="002C79CE" w:rsidRPr="004E19B3" w:rsidDel="007B6567" w:rsidRDefault="002C79CE" w:rsidP="005D17B6">
            <w:pPr>
              <w:spacing w:after="0" w:line="240" w:lineRule="auto"/>
              <w:rPr>
                <w:del w:id="763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64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Position</w:delText>
              </w:r>
            </w:del>
          </w:p>
        </w:tc>
        <w:tc>
          <w:tcPr>
            <w:tcW w:w="0" w:type="auto"/>
            <w:vAlign w:val="center"/>
            <w:hideMark/>
          </w:tcPr>
          <w:p w14:paraId="31B5F7F7" w14:textId="6510DCA2" w:rsidR="002C79CE" w:rsidRPr="004E19B3" w:rsidDel="007B6567" w:rsidRDefault="002C79CE" w:rsidP="005D17B6">
            <w:pPr>
              <w:spacing w:after="0" w:line="240" w:lineRule="auto"/>
              <w:rPr>
                <w:del w:id="765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66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number</w:delText>
              </w:r>
            </w:del>
          </w:p>
        </w:tc>
        <w:tc>
          <w:tcPr>
            <w:tcW w:w="0" w:type="auto"/>
            <w:vAlign w:val="center"/>
            <w:hideMark/>
          </w:tcPr>
          <w:p w14:paraId="2CF699D8" w14:textId="6C93A262" w:rsidR="002C79CE" w:rsidRPr="004E19B3" w:rsidDel="007B6567" w:rsidRDefault="002C79CE" w:rsidP="005D17B6">
            <w:pPr>
              <w:spacing w:after="0" w:line="240" w:lineRule="auto"/>
              <w:rPr>
                <w:del w:id="767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68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Position in the lineup (1–4).</w:delText>
              </w:r>
            </w:del>
          </w:p>
        </w:tc>
      </w:tr>
      <w:tr w:rsidR="002C79CE" w:rsidRPr="004E19B3" w:rsidDel="007B6567" w14:paraId="29B8DD94" w14:textId="01DB7CA7" w:rsidTr="005D17B6">
        <w:trPr>
          <w:tblCellSpacing w:w="15" w:type="dxa"/>
          <w:del w:id="769" w:author="Mike Avery" w:date="2025-12-08T09:14:00Z"/>
        </w:trPr>
        <w:tc>
          <w:tcPr>
            <w:tcW w:w="0" w:type="auto"/>
            <w:vAlign w:val="center"/>
            <w:hideMark/>
          </w:tcPr>
          <w:p w14:paraId="33B129A6" w14:textId="400C2C55" w:rsidR="002C79CE" w:rsidRPr="004E19B3" w:rsidDel="007B6567" w:rsidRDefault="002C79CE" w:rsidP="005D17B6">
            <w:pPr>
              <w:spacing w:after="0" w:line="240" w:lineRule="auto"/>
              <w:rPr>
                <w:del w:id="770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71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Side</w:delText>
              </w:r>
            </w:del>
          </w:p>
        </w:tc>
        <w:tc>
          <w:tcPr>
            <w:tcW w:w="0" w:type="auto"/>
            <w:vAlign w:val="center"/>
            <w:hideMark/>
          </w:tcPr>
          <w:p w14:paraId="2E9799E6" w14:textId="57D6E4A1" w:rsidR="002C79CE" w:rsidRPr="004E19B3" w:rsidDel="007B6567" w:rsidRDefault="002C79CE" w:rsidP="005D17B6">
            <w:pPr>
              <w:spacing w:after="0" w:line="240" w:lineRule="auto"/>
              <w:rPr>
                <w:del w:id="772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73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text</w:delText>
              </w:r>
            </w:del>
          </w:p>
        </w:tc>
        <w:tc>
          <w:tcPr>
            <w:tcW w:w="0" w:type="auto"/>
            <w:vAlign w:val="center"/>
            <w:hideMark/>
          </w:tcPr>
          <w:p w14:paraId="08F7E92B" w14:textId="551781CD" w:rsidR="002C79CE" w:rsidRPr="004E19B3" w:rsidDel="007B6567" w:rsidRDefault="002C79CE" w:rsidP="005D17B6">
            <w:pPr>
              <w:spacing w:after="0" w:line="240" w:lineRule="auto"/>
              <w:rPr>
                <w:del w:id="774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75" w:author="Mike Avery" w:date="2025-12-08T09:14:00Z" w16du:dateUtc="2025-12-08T14:14:00Z">
              <w:r w:rsidRPr="004E19B3" w:rsidDel="007B6567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14:ligatures w14:val="none"/>
                </w:rPr>
                <w:delText>"Front"</w:delText>
              </w:r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 xml:space="preserve"> or </w:delText>
              </w:r>
              <w:r w:rsidRPr="004E19B3" w:rsidDel="007B6567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14:ligatures w14:val="none"/>
                </w:rPr>
                <w:delText>"Back"</w:delText>
              </w:r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.</w:delText>
              </w:r>
            </w:del>
          </w:p>
        </w:tc>
      </w:tr>
      <w:tr w:rsidR="002C79CE" w:rsidRPr="004E19B3" w:rsidDel="007B6567" w14:paraId="6C7C180B" w14:textId="54128190" w:rsidTr="005D17B6">
        <w:trPr>
          <w:tblCellSpacing w:w="15" w:type="dxa"/>
          <w:del w:id="776" w:author="Mike Avery" w:date="2025-12-08T09:14:00Z"/>
        </w:trPr>
        <w:tc>
          <w:tcPr>
            <w:tcW w:w="0" w:type="auto"/>
            <w:vAlign w:val="center"/>
            <w:hideMark/>
          </w:tcPr>
          <w:p w14:paraId="34195121" w14:textId="15F2A33B" w:rsidR="002C79CE" w:rsidRPr="004E19B3" w:rsidDel="007B6567" w:rsidRDefault="002C79CE" w:rsidP="005D17B6">
            <w:pPr>
              <w:spacing w:after="0" w:line="240" w:lineRule="auto"/>
              <w:rPr>
                <w:del w:id="777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78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Gross</w:delText>
              </w:r>
            </w:del>
          </w:p>
        </w:tc>
        <w:tc>
          <w:tcPr>
            <w:tcW w:w="0" w:type="auto"/>
            <w:vAlign w:val="center"/>
            <w:hideMark/>
          </w:tcPr>
          <w:p w14:paraId="4A4A3B13" w14:textId="1F8B96FE" w:rsidR="002C79CE" w:rsidRPr="004E19B3" w:rsidDel="007B6567" w:rsidRDefault="002C79CE" w:rsidP="005D17B6">
            <w:pPr>
              <w:spacing w:after="0" w:line="240" w:lineRule="auto"/>
              <w:rPr>
                <w:del w:id="779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80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number</w:delText>
              </w:r>
            </w:del>
          </w:p>
        </w:tc>
        <w:tc>
          <w:tcPr>
            <w:tcW w:w="0" w:type="auto"/>
            <w:vAlign w:val="center"/>
            <w:hideMark/>
          </w:tcPr>
          <w:p w14:paraId="1CC92ACF" w14:textId="4233B0CD" w:rsidR="002C79CE" w:rsidRPr="004E19B3" w:rsidDel="007B6567" w:rsidRDefault="002C79CE" w:rsidP="005D17B6">
            <w:pPr>
              <w:spacing w:after="0" w:line="240" w:lineRule="auto"/>
              <w:rPr>
                <w:del w:id="781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82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Gross score (9-hole).</w:delText>
              </w:r>
            </w:del>
          </w:p>
        </w:tc>
      </w:tr>
      <w:tr w:rsidR="002C79CE" w:rsidRPr="004E19B3" w:rsidDel="007B6567" w14:paraId="7A610D3B" w14:textId="065F3DC7" w:rsidTr="005D17B6">
        <w:trPr>
          <w:tblCellSpacing w:w="15" w:type="dxa"/>
          <w:del w:id="783" w:author="Mike Avery" w:date="2025-12-08T09:14:00Z"/>
        </w:trPr>
        <w:tc>
          <w:tcPr>
            <w:tcW w:w="0" w:type="auto"/>
            <w:vAlign w:val="center"/>
            <w:hideMark/>
          </w:tcPr>
          <w:p w14:paraId="6FB35DD2" w14:textId="7D81CAC7" w:rsidR="002C79CE" w:rsidRPr="004E19B3" w:rsidDel="007B6567" w:rsidRDefault="002C79CE" w:rsidP="005D17B6">
            <w:pPr>
              <w:spacing w:after="0" w:line="240" w:lineRule="auto"/>
              <w:rPr>
                <w:del w:id="784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85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Hdcp</w:delText>
              </w:r>
            </w:del>
          </w:p>
        </w:tc>
        <w:tc>
          <w:tcPr>
            <w:tcW w:w="0" w:type="auto"/>
            <w:vAlign w:val="center"/>
            <w:hideMark/>
          </w:tcPr>
          <w:p w14:paraId="4F233CFF" w14:textId="65967878" w:rsidR="002C79CE" w:rsidRPr="004E19B3" w:rsidDel="007B6567" w:rsidRDefault="002C79CE" w:rsidP="005D17B6">
            <w:pPr>
              <w:spacing w:after="0" w:line="240" w:lineRule="auto"/>
              <w:rPr>
                <w:del w:id="786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87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number</w:delText>
              </w:r>
            </w:del>
          </w:p>
        </w:tc>
        <w:tc>
          <w:tcPr>
            <w:tcW w:w="0" w:type="auto"/>
            <w:vAlign w:val="center"/>
            <w:hideMark/>
          </w:tcPr>
          <w:p w14:paraId="15E7D848" w14:textId="73EDD708" w:rsidR="002C79CE" w:rsidRPr="004E19B3" w:rsidDel="007B6567" w:rsidRDefault="002C79CE" w:rsidP="005D17B6">
            <w:pPr>
              <w:spacing w:after="0" w:line="240" w:lineRule="auto"/>
              <w:rPr>
                <w:del w:id="788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89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Handicap used for this match.</w:delText>
              </w:r>
            </w:del>
          </w:p>
        </w:tc>
      </w:tr>
      <w:tr w:rsidR="002C79CE" w:rsidRPr="004E19B3" w:rsidDel="007B6567" w14:paraId="57C350F3" w14:textId="629A987D" w:rsidTr="005D17B6">
        <w:trPr>
          <w:tblCellSpacing w:w="15" w:type="dxa"/>
          <w:del w:id="790" w:author="Mike Avery" w:date="2025-12-08T09:14:00Z"/>
        </w:trPr>
        <w:tc>
          <w:tcPr>
            <w:tcW w:w="0" w:type="auto"/>
            <w:vAlign w:val="center"/>
            <w:hideMark/>
          </w:tcPr>
          <w:p w14:paraId="784590C8" w14:textId="1E444091" w:rsidR="002C79CE" w:rsidRPr="004E19B3" w:rsidDel="007B6567" w:rsidRDefault="002C79CE" w:rsidP="005D17B6">
            <w:pPr>
              <w:spacing w:after="0" w:line="240" w:lineRule="auto"/>
              <w:rPr>
                <w:del w:id="791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92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Net</w:delText>
              </w:r>
            </w:del>
          </w:p>
        </w:tc>
        <w:tc>
          <w:tcPr>
            <w:tcW w:w="0" w:type="auto"/>
            <w:vAlign w:val="center"/>
            <w:hideMark/>
          </w:tcPr>
          <w:p w14:paraId="1FD04EB5" w14:textId="7C654151" w:rsidR="002C79CE" w:rsidRPr="004E19B3" w:rsidDel="007B6567" w:rsidRDefault="002C79CE" w:rsidP="005D17B6">
            <w:pPr>
              <w:spacing w:after="0" w:line="240" w:lineRule="auto"/>
              <w:rPr>
                <w:del w:id="793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94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number</w:delText>
              </w:r>
            </w:del>
          </w:p>
        </w:tc>
        <w:tc>
          <w:tcPr>
            <w:tcW w:w="0" w:type="auto"/>
            <w:vAlign w:val="center"/>
            <w:hideMark/>
          </w:tcPr>
          <w:p w14:paraId="15682796" w14:textId="17DF0A4B" w:rsidR="002C79CE" w:rsidRPr="004E19B3" w:rsidDel="007B6567" w:rsidRDefault="002C79CE" w:rsidP="005D17B6">
            <w:pPr>
              <w:spacing w:after="0" w:line="240" w:lineRule="auto"/>
              <w:rPr>
                <w:del w:id="795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96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Net score (Gross − Hdcp).</w:delText>
              </w:r>
            </w:del>
          </w:p>
        </w:tc>
      </w:tr>
      <w:tr w:rsidR="002C79CE" w:rsidRPr="004E19B3" w:rsidDel="007B6567" w14:paraId="7567746C" w14:textId="351C50A9" w:rsidTr="005D17B6">
        <w:trPr>
          <w:tblCellSpacing w:w="15" w:type="dxa"/>
          <w:del w:id="797" w:author="Mike Avery" w:date="2025-12-08T09:14:00Z"/>
        </w:trPr>
        <w:tc>
          <w:tcPr>
            <w:tcW w:w="0" w:type="auto"/>
            <w:vAlign w:val="center"/>
            <w:hideMark/>
          </w:tcPr>
          <w:p w14:paraId="7B05619A" w14:textId="1FB92EB6" w:rsidR="002C79CE" w:rsidRPr="004E19B3" w:rsidDel="007B6567" w:rsidRDefault="002C79CE" w:rsidP="005D17B6">
            <w:pPr>
              <w:spacing w:after="0" w:line="240" w:lineRule="auto"/>
              <w:rPr>
                <w:del w:id="798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799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PointsNet</w:delText>
              </w:r>
            </w:del>
          </w:p>
        </w:tc>
        <w:tc>
          <w:tcPr>
            <w:tcW w:w="0" w:type="auto"/>
            <w:vAlign w:val="center"/>
            <w:hideMark/>
          </w:tcPr>
          <w:p w14:paraId="187E3D4B" w14:textId="5B8F4E25" w:rsidR="002C79CE" w:rsidRPr="004E19B3" w:rsidDel="007B6567" w:rsidRDefault="002C79CE" w:rsidP="005D17B6">
            <w:pPr>
              <w:spacing w:after="0" w:line="240" w:lineRule="auto"/>
              <w:rPr>
                <w:del w:id="800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01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number</w:delText>
              </w:r>
            </w:del>
          </w:p>
        </w:tc>
        <w:tc>
          <w:tcPr>
            <w:tcW w:w="0" w:type="auto"/>
            <w:vAlign w:val="center"/>
            <w:hideMark/>
          </w:tcPr>
          <w:p w14:paraId="3E0232E6" w14:textId="0F7C7835" w:rsidR="002C79CE" w:rsidRPr="004E19B3" w:rsidDel="007B6567" w:rsidRDefault="002C79CE" w:rsidP="005D17B6">
            <w:pPr>
              <w:spacing w:after="0" w:line="240" w:lineRule="auto"/>
              <w:rPr>
                <w:del w:id="802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03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Points earned using Net score.</w:delText>
              </w:r>
            </w:del>
          </w:p>
        </w:tc>
      </w:tr>
      <w:tr w:rsidR="002C79CE" w:rsidRPr="004E19B3" w:rsidDel="007B6567" w14:paraId="396DDBBB" w14:textId="41612BB2" w:rsidTr="005D17B6">
        <w:trPr>
          <w:tblCellSpacing w:w="15" w:type="dxa"/>
          <w:del w:id="804" w:author="Mike Avery" w:date="2025-12-08T09:14:00Z"/>
        </w:trPr>
        <w:tc>
          <w:tcPr>
            <w:tcW w:w="0" w:type="auto"/>
            <w:vAlign w:val="center"/>
            <w:hideMark/>
          </w:tcPr>
          <w:p w14:paraId="1CEA4F65" w14:textId="6D85519D" w:rsidR="002C79CE" w:rsidRPr="004E19B3" w:rsidDel="007B6567" w:rsidRDefault="002C79CE" w:rsidP="005D17B6">
            <w:pPr>
              <w:spacing w:after="0" w:line="240" w:lineRule="auto"/>
              <w:rPr>
                <w:del w:id="805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06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PointsTotal</w:delText>
              </w:r>
            </w:del>
          </w:p>
        </w:tc>
        <w:tc>
          <w:tcPr>
            <w:tcW w:w="0" w:type="auto"/>
            <w:vAlign w:val="center"/>
            <w:hideMark/>
          </w:tcPr>
          <w:p w14:paraId="63F4886A" w14:textId="38D0E8AB" w:rsidR="002C79CE" w:rsidRPr="004E19B3" w:rsidDel="007B6567" w:rsidRDefault="002C79CE" w:rsidP="005D17B6">
            <w:pPr>
              <w:spacing w:after="0" w:line="240" w:lineRule="auto"/>
              <w:rPr>
                <w:del w:id="807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08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number</w:delText>
              </w:r>
            </w:del>
          </w:p>
        </w:tc>
        <w:tc>
          <w:tcPr>
            <w:tcW w:w="0" w:type="auto"/>
            <w:vAlign w:val="center"/>
            <w:hideMark/>
          </w:tcPr>
          <w:p w14:paraId="37224996" w14:textId="1E306360" w:rsidR="002C79CE" w:rsidRPr="004E19B3" w:rsidDel="007B6567" w:rsidRDefault="002C79CE" w:rsidP="005D17B6">
            <w:pPr>
              <w:spacing w:after="0" w:line="240" w:lineRule="auto"/>
              <w:rPr>
                <w:del w:id="809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10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Total points including birdie/eagle bonuses.</w:delText>
              </w:r>
            </w:del>
          </w:p>
        </w:tc>
      </w:tr>
      <w:tr w:rsidR="002C79CE" w:rsidRPr="004E19B3" w:rsidDel="007B6567" w14:paraId="56AEDBE6" w14:textId="041DEDDA" w:rsidTr="005D17B6">
        <w:trPr>
          <w:tblCellSpacing w:w="15" w:type="dxa"/>
          <w:del w:id="811" w:author="Mike Avery" w:date="2025-12-08T09:14:00Z"/>
        </w:trPr>
        <w:tc>
          <w:tcPr>
            <w:tcW w:w="0" w:type="auto"/>
            <w:vAlign w:val="center"/>
            <w:hideMark/>
          </w:tcPr>
          <w:p w14:paraId="46935F6A" w14:textId="7F6F0041" w:rsidR="002C79CE" w:rsidRPr="004E19B3" w:rsidDel="007B6567" w:rsidRDefault="002C79CE" w:rsidP="005D17B6">
            <w:pPr>
              <w:spacing w:after="0" w:line="240" w:lineRule="auto"/>
              <w:rPr>
                <w:del w:id="812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13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BirdiesTotal</w:delText>
              </w:r>
            </w:del>
          </w:p>
        </w:tc>
        <w:tc>
          <w:tcPr>
            <w:tcW w:w="0" w:type="auto"/>
            <w:vAlign w:val="center"/>
            <w:hideMark/>
          </w:tcPr>
          <w:p w14:paraId="1EC02E1E" w14:textId="51A423B1" w:rsidR="002C79CE" w:rsidRPr="004E19B3" w:rsidDel="007B6567" w:rsidRDefault="002C79CE" w:rsidP="005D17B6">
            <w:pPr>
              <w:spacing w:after="0" w:line="240" w:lineRule="auto"/>
              <w:rPr>
                <w:del w:id="814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15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number</w:delText>
              </w:r>
            </w:del>
          </w:p>
        </w:tc>
        <w:tc>
          <w:tcPr>
            <w:tcW w:w="0" w:type="auto"/>
            <w:vAlign w:val="center"/>
            <w:hideMark/>
          </w:tcPr>
          <w:p w14:paraId="4DB5E8C0" w14:textId="3702DE7B" w:rsidR="002C79CE" w:rsidRPr="004E19B3" w:rsidDel="007B6567" w:rsidRDefault="002C79CE" w:rsidP="005D17B6">
            <w:pPr>
              <w:spacing w:after="0" w:line="240" w:lineRule="auto"/>
              <w:rPr>
                <w:del w:id="816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17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Total birdies achieved.</w:delText>
              </w:r>
            </w:del>
          </w:p>
        </w:tc>
      </w:tr>
      <w:tr w:rsidR="002C79CE" w:rsidRPr="004E19B3" w:rsidDel="007B6567" w14:paraId="20A9E46A" w14:textId="0275E3F7" w:rsidTr="005D17B6">
        <w:trPr>
          <w:tblCellSpacing w:w="15" w:type="dxa"/>
          <w:del w:id="818" w:author="Mike Avery" w:date="2025-12-08T09:14:00Z"/>
        </w:trPr>
        <w:tc>
          <w:tcPr>
            <w:tcW w:w="0" w:type="auto"/>
            <w:vAlign w:val="center"/>
            <w:hideMark/>
          </w:tcPr>
          <w:p w14:paraId="0D36F1B5" w14:textId="5DEE0911" w:rsidR="002C79CE" w:rsidRPr="004E19B3" w:rsidDel="007B6567" w:rsidRDefault="002C79CE" w:rsidP="005D17B6">
            <w:pPr>
              <w:spacing w:after="0" w:line="240" w:lineRule="auto"/>
              <w:rPr>
                <w:del w:id="819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20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EaglesTotal</w:delText>
              </w:r>
            </w:del>
          </w:p>
        </w:tc>
        <w:tc>
          <w:tcPr>
            <w:tcW w:w="0" w:type="auto"/>
            <w:vAlign w:val="center"/>
            <w:hideMark/>
          </w:tcPr>
          <w:p w14:paraId="0FE3567E" w14:textId="6FD461C6" w:rsidR="002C79CE" w:rsidRPr="004E19B3" w:rsidDel="007B6567" w:rsidRDefault="002C79CE" w:rsidP="005D17B6">
            <w:pPr>
              <w:spacing w:after="0" w:line="240" w:lineRule="auto"/>
              <w:rPr>
                <w:del w:id="821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22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number</w:delText>
              </w:r>
            </w:del>
          </w:p>
        </w:tc>
        <w:tc>
          <w:tcPr>
            <w:tcW w:w="0" w:type="auto"/>
            <w:vAlign w:val="center"/>
            <w:hideMark/>
          </w:tcPr>
          <w:p w14:paraId="1F79D9EC" w14:textId="446F7204" w:rsidR="002C79CE" w:rsidRPr="004E19B3" w:rsidDel="007B6567" w:rsidRDefault="002C79CE" w:rsidP="005D17B6">
            <w:pPr>
              <w:spacing w:after="0" w:line="240" w:lineRule="auto"/>
              <w:rPr>
                <w:del w:id="823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24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Total eagles achieved.</w:delText>
              </w:r>
            </w:del>
          </w:p>
        </w:tc>
      </w:tr>
      <w:tr w:rsidR="002C79CE" w:rsidRPr="004E19B3" w:rsidDel="007B6567" w14:paraId="7954C9ED" w14:textId="275BB584" w:rsidTr="005D17B6">
        <w:trPr>
          <w:tblCellSpacing w:w="15" w:type="dxa"/>
          <w:del w:id="825" w:author="Mike Avery" w:date="2025-12-08T09:14:00Z"/>
        </w:trPr>
        <w:tc>
          <w:tcPr>
            <w:tcW w:w="0" w:type="auto"/>
            <w:vAlign w:val="center"/>
            <w:hideMark/>
          </w:tcPr>
          <w:p w14:paraId="30AC7A65" w14:textId="312F7C08" w:rsidR="002C79CE" w:rsidRPr="004E19B3" w:rsidDel="007B6567" w:rsidRDefault="002C79CE" w:rsidP="005D17B6">
            <w:pPr>
              <w:spacing w:after="0" w:line="240" w:lineRule="auto"/>
              <w:rPr>
                <w:del w:id="826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27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DoubleEaglesTotal</w:delText>
              </w:r>
            </w:del>
          </w:p>
        </w:tc>
        <w:tc>
          <w:tcPr>
            <w:tcW w:w="0" w:type="auto"/>
            <w:vAlign w:val="center"/>
            <w:hideMark/>
          </w:tcPr>
          <w:p w14:paraId="63E03DE5" w14:textId="36D75DF0" w:rsidR="002C79CE" w:rsidRPr="004E19B3" w:rsidDel="007B6567" w:rsidRDefault="002C79CE" w:rsidP="005D17B6">
            <w:pPr>
              <w:spacing w:after="0" w:line="240" w:lineRule="auto"/>
              <w:rPr>
                <w:del w:id="828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29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number</w:delText>
              </w:r>
            </w:del>
          </w:p>
        </w:tc>
        <w:tc>
          <w:tcPr>
            <w:tcW w:w="0" w:type="auto"/>
            <w:vAlign w:val="center"/>
            <w:hideMark/>
          </w:tcPr>
          <w:p w14:paraId="2CB365CA" w14:textId="2B20E0C5" w:rsidR="002C79CE" w:rsidRPr="004E19B3" w:rsidDel="007B6567" w:rsidRDefault="002C79CE" w:rsidP="005D17B6">
            <w:pPr>
              <w:spacing w:after="0" w:line="240" w:lineRule="auto"/>
              <w:rPr>
                <w:del w:id="830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31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Total double eagles achieved.</w:delText>
              </w:r>
            </w:del>
          </w:p>
        </w:tc>
      </w:tr>
      <w:tr w:rsidR="002C79CE" w:rsidRPr="004E19B3" w:rsidDel="007B6567" w14:paraId="79BF652A" w14:textId="0B8ED7DD" w:rsidTr="005D17B6">
        <w:trPr>
          <w:tblCellSpacing w:w="15" w:type="dxa"/>
          <w:del w:id="832" w:author="Mike Avery" w:date="2025-12-08T09:14:00Z"/>
        </w:trPr>
        <w:tc>
          <w:tcPr>
            <w:tcW w:w="0" w:type="auto"/>
            <w:vAlign w:val="center"/>
            <w:hideMark/>
          </w:tcPr>
          <w:p w14:paraId="44D3773E" w14:textId="737703F6" w:rsidR="002C79CE" w:rsidRPr="004E19B3" w:rsidDel="007B6567" w:rsidRDefault="002C79CE" w:rsidP="005D17B6">
            <w:pPr>
              <w:spacing w:after="0" w:line="240" w:lineRule="auto"/>
              <w:rPr>
                <w:del w:id="833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34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ExclScore</w:delText>
              </w:r>
            </w:del>
          </w:p>
        </w:tc>
        <w:tc>
          <w:tcPr>
            <w:tcW w:w="0" w:type="auto"/>
            <w:vAlign w:val="center"/>
            <w:hideMark/>
          </w:tcPr>
          <w:p w14:paraId="7F925FF5" w14:textId="224F5DE6" w:rsidR="002C79CE" w:rsidRPr="004E19B3" w:rsidDel="007B6567" w:rsidRDefault="002C79CE" w:rsidP="005D17B6">
            <w:pPr>
              <w:spacing w:after="0" w:line="240" w:lineRule="auto"/>
              <w:rPr>
                <w:del w:id="835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36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text</w:delText>
              </w:r>
            </w:del>
          </w:p>
        </w:tc>
        <w:tc>
          <w:tcPr>
            <w:tcW w:w="0" w:type="auto"/>
            <w:vAlign w:val="center"/>
            <w:hideMark/>
          </w:tcPr>
          <w:p w14:paraId="2D78436D" w14:textId="704E6BEA" w:rsidR="002C79CE" w:rsidRPr="004E19B3" w:rsidDel="007B6567" w:rsidRDefault="002C79CE" w:rsidP="005D17B6">
            <w:pPr>
              <w:spacing w:after="0" w:line="240" w:lineRule="auto"/>
              <w:rPr>
                <w:del w:id="837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38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 xml:space="preserve">Reason for excluded score (e.g., </w:delText>
              </w:r>
              <w:r w:rsidRPr="004E19B3" w:rsidDel="007B6567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14:ligatures w14:val="none"/>
                </w:rPr>
                <w:delText>"IncompleteMatch"</w:delText>
              </w:r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 xml:space="preserve">, </w:delText>
              </w:r>
              <w:r w:rsidRPr="004E19B3" w:rsidDel="007B6567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14:ligatures w14:val="none"/>
                </w:rPr>
                <w:delText>"Substitution"</w:delText>
              </w:r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 xml:space="preserve">). </w:delText>
              </w:r>
              <w:r w:rsidRPr="004E19B3" w:rsidDel="007B6567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14:ligatures w14:val="none"/>
                </w:rPr>
                <w:delText>" "</w:delText>
              </w:r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 xml:space="preserve"> if none.</w:delText>
              </w:r>
            </w:del>
          </w:p>
        </w:tc>
      </w:tr>
    </w:tbl>
    <w:p w14:paraId="3E9901C8" w14:textId="3752568D" w:rsidR="002C79CE" w:rsidRPr="004E19B3" w:rsidDel="007B6567" w:rsidRDefault="00000000" w:rsidP="002C79CE">
      <w:pPr>
        <w:spacing w:after="0" w:line="240" w:lineRule="auto"/>
        <w:rPr>
          <w:del w:id="839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840" w:author="Mike Avery" w:date="2025-12-08T09:14:00Z" w16du:dateUtc="2025-12-08T14:14:00Z">
        <w:r>
          <w:rPr>
            <w:rFonts w:ascii="Times New Roman" w:eastAsia="Times New Roman" w:hAnsi="Times New Roman" w:cs="Times New Roman"/>
            <w:kern w:val="0"/>
            <w14:ligatures w14:val="none"/>
          </w:rPr>
          <w:pict w14:anchorId="06C9981F">
            <v:rect id="_x0000_i1045" style="width:0;height:1.5pt" o:hralign="center" o:hrstd="t" o:hr="t" fillcolor="#a0a0a0" stroked="f"/>
          </w:pict>
        </w:r>
      </w:del>
    </w:p>
    <w:p w14:paraId="0EE62383" w14:textId="60D37144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1"/>
        <w:rPr>
          <w:del w:id="841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del w:id="842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:sz w:val="36"/>
            <w:szCs w:val="36"/>
            <w14:ligatures w14:val="none"/>
          </w:rPr>
          <w:delText>6. Recommended Additional Fields (Phase 2)</w:delText>
        </w:r>
      </w:del>
    </w:p>
    <w:p w14:paraId="2DED0181" w14:textId="51EACD70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843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844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These are optional now but strongly encouraged for long-term tracking and clean design.</w:delText>
        </w:r>
      </w:del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445"/>
        <w:gridCol w:w="6100"/>
      </w:tblGrid>
      <w:tr w:rsidR="002C79CE" w:rsidRPr="004E19B3" w:rsidDel="007B6567" w14:paraId="7ABF609F" w14:textId="698A3A2D" w:rsidTr="005D17B6">
        <w:trPr>
          <w:tblHeader/>
          <w:tblCellSpacing w:w="15" w:type="dxa"/>
          <w:del w:id="845" w:author="Mike Avery" w:date="2025-12-08T09:14:00Z"/>
        </w:trPr>
        <w:tc>
          <w:tcPr>
            <w:tcW w:w="0" w:type="auto"/>
            <w:vAlign w:val="center"/>
            <w:hideMark/>
          </w:tcPr>
          <w:p w14:paraId="785F6C14" w14:textId="78C19A6B" w:rsidR="002C79CE" w:rsidRPr="004E19B3" w:rsidDel="007B6567" w:rsidRDefault="002C79CE" w:rsidP="005D17B6">
            <w:pPr>
              <w:spacing w:after="0" w:line="240" w:lineRule="auto"/>
              <w:jc w:val="center"/>
              <w:rPr>
                <w:del w:id="846" w:author="Mike Avery" w:date="2025-12-08T09:14:00Z" w16du:dateUtc="2025-12-08T14:14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del w:id="847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Column</w:delText>
              </w:r>
            </w:del>
          </w:p>
        </w:tc>
        <w:tc>
          <w:tcPr>
            <w:tcW w:w="0" w:type="auto"/>
            <w:vAlign w:val="center"/>
            <w:hideMark/>
          </w:tcPr>
          <w:p w14:paraId="7FC240A2" w14:textId="68275F56" w:rsidR="002C79CE" w:rsidRPr="004E19B3" w:rsidDel="007B6567" w:rsidRDefault="002C79CE" w:rsidP="005D17B6">
            <w:pPr>
              <w:spacing w:after="0" w:line="240" w:lineRule="auto"/>
              <w:jc w:val="center"/>
              <w:rPr>
                <w:del w:id="848" w:author="Mike Avery" w:date="2025-12-08T09:14:00Z" w16du:dateUtc="2025-12-08T14:14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del w:id="849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Type</w:delText>
              </w:r>
            </w:del>
          </w:p>
        </w:tc>
        <w:tc>
          <w:tcPr>
            <w:tcW w:w="0" w:type="auto"/>
            <w:vAlign w:val="center"/>
            <w:hideMark/>
          </w:tcPr>
          <w:p w14:paraId="5A369357" w14:textId="03AB9BF2" w:rsidR="002C79CE" w:rsidRPr="004E19B3" w:rsidDel="007B6567" w:rsidRDefault="002C79CE" w:rsidP="005D17B6">
            <w:pPr>
              <w:spacing w:after="0" w:line="240" w:lineRule="auto"/>
              <w:jc w:val="center"/>
              <w:rPr>
                <w:del w:id="850" w:author="Mike Avery" w:date="2025-12-08T09:14:00Z" w16du:dateUtc="2025-12-08T14:14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del w:id="851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Description</w:delText>
              </w:r>
            </w:del>
          </w:p>
        </w:tc>
      </w:tr>
      <w:tr w:rsidR="002C79CE" w:rsidRPr="004E19B3" w:rsidDel="007B6567" w14:paraId="0B39CCC7" w14:textId="264763E2" w:rsidTr="005D17B6">
        <w:trPr>
          <w:tblCellSpacing w:w="15" w:type="dxa"/>
          <w:del w:id="852" w:author="Mike Avery" w:date="2025-12-08T09:14:00Z"/>
        </w:trPr>
        <w:tc>
          <w:tcPr>
            <w:tcW w:w="0" w:type="auto"/>
            <w:vAlign w:val="center"/>
            <w:hideMark/>
          </w:tcPr>
          <w:p w14:paraId="1AEAA2CF" w14:textId="0B243937" w:rsidR="002C79CE" w:rsidRPr="004E19B3" w:rsidDel="007B6567" w:rsidRDefault="002C79CE" w:rsidP="005D17B6">
            <w:pPr>
              <w:spacing w:after="0" w:line="240" w:lineRule="auto"/>
              <w:rPr>
                <w:del w:id="853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54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PlayerKey</w:delText>
              </w:r>
            </w:del>
          </w:p>
        </w:tc>
        <w:tc>
          <w:tcPr>
            <w:tcW w:w="0" w:type="auto"/>
            <w:vAlign w:val="center"/>
            <w:hideMark/>
          </w:tcPr>
          <w:p w14:paraId="36749A2B" w14:textId="12A6A0F0" w:rsidR="002C79CE" w:rsidRPr="004E19B3" w:rsidDel="007B6567" w:rsidRDefault="002C79CE" w:rsidP="005D17B6">
            <w:pPr>
              <w:spacing w:after="0" w:line="240" w:lineRule="auto"/>
              <w:rPr>
                <w:del w:id="855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56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text</w:delText>
              </w:r>
            </w:del>
          </w:p>
        </w:tc>
        <w:tc>
          <w:tcPr>
            <w:tcW w:w="0" w:type="auto"/>
            <w:vAlign w:val="center"/>
            <w:hideMark/>
          </w:tcPr>
          <w:p w14:paraId="324B3B97" w14:textId="3DDB6F3E" w:rsidR="002C79CE" w:rsidRPr="004E19B3" w:rsidDel="007B6567" w:rsidRDefault="002C79CE" w:rsidP="005D17B6">
            <w:pPr>
              <w:spacing w:after="0" w:line="240" w:lineRule="auto"/>
              <w:rPr>
                <w:del w:id="857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58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Unique league-wide player identifier (`Year</w:delText>
              </w:r>
            </w:del>
          </w:p>
        </w:tc>
      </w:tr>
      <w:tr w:rsidR="002C79CE" w:rsidRPr="004E19B3" w:rsidDel="007B6567" w14:paraId="585DFABC" w14:textId="63370B1A" w:rsidTr="005D17B6">
        <w:trPr>
          <w:tblCellSpacing w:w="15" w:type="dxa"/>
          <w:del w:id="859" w:author="Mike Avery" w:date="2025-12-08T09:14:00Z"/>
        </w:trPr>
        <w:tc>
          <w:tcPr>
            <w:tcW w:w="0" w:type="auto"/>
            <w:vAlign w:val="center"/>
            <w:hideMark/>
          </w:tcPr>
          <w:p w14:paraId="43719541" w14:textId="06F06253" w:rsidR="002C79CE" w:rsidRPr="004E19B3" w:rsidDel="007B6567" w:rsidRDefault="002C79CE" w:rsidP="005D17B6">
            <w:pPr>
              <w:spacing w:after="0" w:line="240" w:lineRule="auto"/>
              <w:rPr>
                <w:del w:id="860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61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TeamKey</w:delText>
              </w:r>
            </w:del>
          </w:p>
        </w:tc>
        <w:tc>
          <w:tcPr>
            <w:tcW w:w="0" w:type="auto"/>
            <w:vAlign w:val="center"/>
            <w:hideMark/>
          </w:tcPr>
          <w:p w14:paraId="7777C9D5" w14:textId="387870AF" w:rsidR="002C79CE" w:rsidRPr="004E19B3" w:rsidDel="007B6567" w:rsidRDefault="002C79CE" w:rsidP="005D17B6">
            <w:pPr>
              <w:spacing w:after="0" w:line="240" w:lineRule="auto"/>
              <w:rPr>
                <w:del w:id="862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63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text</w:delText>
              </w:r>
            </w:del>
          </w:p>
        </w:tc>
        <w:tc>
          <w:tcPr>
            <w:tcW w:w="0" w:type="auto"/>
            <w:vAlign w:val="center"/>
            <w:hideMark/>
          </w:tcPr>
          <w:p w14:paraId="4986EDCF" w14:textId="1807182C" w:rsidR="002C79CE" w:rsidRPr="004E19B3" w:rsidDel="007B6567" w:rsidRDefault="002C79CE" w:rsidP="005D17B6">
            <w:pPr>
              <w:spacing w:after="0" w:line="240" w:lineRule="auto"/>
              <w:rPr>
                <w:del w:id="864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65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Unique team identifier (`Year</w:delText>
              </w:r>
            </w:del>
          </w:p>
        </w:tc>
      </w:tr>
      <w:tr w:rsidR="002C79CE" w:rsidRPr="004E19B3" w:rsidDel="007B6567" w14:paraId="78B61E25" w14:textId="6F0A3021" w:rsidTr="005D17B6">
        <w:trPr>
          <w:tblCellSpacing w:w="15" w:type="dxa"/>
          <w:del w:id="866" w:author="Mike Avery" w:date="2025-12-08T09:14:00Z"/>
        </w:trPr>
        <w:tc>
          <w:tcPr>
            <w:tcW w:w="0" w:type="auto"/>
            <w:vAlign w:val="center"/>
            <w:hideMark/>
          </w:tcPr>
          <w:p w14:paraId="2868E4A7" w14:textId="2CAC935F" w:rsidR="002C79CE" w:rsidRPr="004E19B3" w:rsidDel="007B6567" w:rsidRDefault="002C79CE" w:rsidP="005D17B6">
            <w:pPr>
              <w:spacing w:after="0" w:line="240" w:lineRule="auto"/>
              <w:rPr>
                <w:del w:id="867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68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IsCaptain</w:delText>
              </w:r>
            </w:del>
          </w:p>
        </w:tc>
        <w:tc>
          <w:tcPr>
            <w:tcW w:w="0" w:type="auto"/>
            <w:vAlign w:val="center"/>
            <w:hideMark/>
          </w:tcPr>
          <w:p w14:paraId="5B1892CA" w14:textId="20786BAC" w:rsidR="002C79CE" w:rsidRPr="004E19B3" w:rsidDel="007B6567" w:rsidRDefault="002C79CE" w:rsidP="005D17B6">
            <w:pPr>
              <w:spacing w:after="0" w:line="240" w:lineRule="auto"/>
              <w:rPr>
                <w:del w:id="869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70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text ("Y"/"N")</w:delText>
              </w:r>
            </w:del>
          </w:p>
        </w:tc>
        <w:tc>
          <w:tcPr>
            <w:tcW w:w="0" w:type="auto"/>
            <w:vAlign w:val="center"/>
            <w:hideMark/>
          </w:tcPr>
          <w:p w14:paraId="58C42B18" w14:textId="6D97AE64" w:rsidR="002C79CE" w:rsidRPr="004E19B3" w:rsidDel="007B6567" w:rsidRDefault="002C79CE" w:rsidP="005D17B6">
            <w:pPr>
              <w:spacing w:after="0" w:line="240" w:lineRule="auto"/>
              <w:rPr>
                <w:del w:id="871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72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Whether this player was the captain in this match.</w:delText>
              </w:r>
            </w:del>
          </w:p>
        </w:tc>
      </w:tr>
      <w:tr w:rsidR="002C79CE" w:rsidRPr="004E19B3" w:rsidDel="007B6567" w14:paraId="05863717" w14:textId="0F848775" w:rsidTr="005D17B6">
        <w:trPr>
          <w:tblCellSpacing w:w="15" w:type="dxa"/>
          <w:del w:id="873" w:author="Mike Avery" w:date="2025-12-08T09:14:00Z"/>
        </w:trPr>
        <w:tc>
          <w:tcPr>
            <w:tcW w:w="0" w:type="auto"/>
            <w:vAlign w:val="center"/>
            <w:hideMark/>
          </w:tcPr>
          <w:p w14:paraId="7DAF56E4" w14:textId="1ED2451A" w:rsidR="002C79CE" w:rsidRPr="004E19B3" w:rsidDel="007B6567" w:rsidRDefault="002C79CE" w:rsidP="005D17B6">
            <w:pPr>
              <w:spacing w:after="0" w:line="240" w:lineRule="auto"/>
              <w:rPr>
                <w:del w:id="874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75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IsNewPlayer</w:delText>
              </w:r>
            </w:del>
          </w:p>
        </w:tc>
        <w:tc>
          <w:tcPr>
            <w:tcW w:w="0" w:type="auto"/>
            <w:vAlign w:val="center"/>
            <w:hideMark/>
          </w:tcPr>
          <w:p w14:paraId="4AA566EF" w14:textId="5476F5E2" w:rsidR="002C79CE" w:rsidRPr="004E19B3" w:rsidDel="007B6567" w:rsidRDefault="002C79CE" w:rsidP="005D17B6">
            <w:pPr>
              <w:spacing w:after="0" w:line="240" w:lineRule="auto"/>
              <w:rPr>
                <w:del w:id="876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77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text ("Y"/"N")</w:delText>
              </w:r>
            </w:del>
          </w:p>
        </w:tc>
        <w:tc>
          <w:tcPr>
            <w:tcW w:w="0" w:type="auto"/>
            <w:vAlign w:val="center"/>
            <w:hideMark/>
          </w:tcPr>
          <w:p w14:paraId="466AAD46" w14:textId="5D43DD10" w:rsidR="002C79CE" w:rsidRPr="004E19B3" w:rsidDel="007B6567" w:rsidRDefault="002C79CE" w:rsidP="005D17B6">
            <w:pPr>
              <w:spacing w:after="0" w:line="240" w:lineRule="auto"/>
              <w:rPr>
                <w:del w:id="878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79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Indicates handicap was computed locally inside Match Report.</w:delText>
              </w:r>
            </w:del>
          </w:p>
        </w:tc>
      </w:tr>
      <w:tr w:rsidR="002C79CE" w:rsidRPr="004E19B3" w:rsidDel="007B6567" w14:paraId="1E9A089C" w14:textId="610E8F24" w:rsidTr="005D17B6">
        <w:trPr>
          <w:tblCellSpacing w:w="15" w:type="dxa"/>
          <w:del w:id="880" w:author="Mike Avery" w:date="2025-12-08T09:14:00Z"/>
        </w:trPr>
        <w:tc>
          <w:tcPr>
            <w:tcW w:w="0" w:type="auto"/>
            <w:vAlign w:val="center"/>
            <w:hideMark/>
          </w:tcPr>
          <w:p w14:paraId="08FC2CF9" w14:textId="30F984BF" w:rsidR="002C79CE" w:rsidRPr="004E19B3" w:rsidDel="007B6567" w:rsidRDefault="002C79CE" w:rsidP="005D17B6">
            <w:pPr>
              <w:spacing w:after="0" w:line="240" w:lineRule="auto"/>
              <w:rPr>
                <w:del w:id="881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82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HdcpSource</w:delText>
              </w:r>
            </w:del>
          </w:p>
        </w:tc>
        <w:tc>
          <w:tcPr>
            <w:tcW w:w="0" w:type="auto"/>
            <w:vAlign w:val="center"/>
            <w:hideMark/>
          </w:tcPr>
          <w:p w14:paraId="4D560819" w14:textId="44D59A22" w:rsidR="002C79CE" w:rsidRPr="004E19B3" w:rsidDel="007B6567" w:rsidRDefault="002C79CE" w:rsidP="005D17B6">
            <w:pPr>
              <w:spacing w:after="0" w:line="240" w:lineRule="auto"/>
              <w:rPr>
                <w:del w:id="883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84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text</w:delText>
              </w:r>
            </w:del>
          </w:p>
        </w:tc>
        <w:tc>
          <w:tcPr>
            <w:tcW w:w="0" w:type="auto"/>
            <w:vAlign w:val="center"/>
            <w:hideMark/>
          </w:tcPr>
          <w:p w14:paraId="78819765" w14:textId="474945FB" w:rsidR="002C79CE" w:rsidRPr="004E19B3" w:rsidDel="007B6567" w:rsidRDefault="002C79CE" w:rsidP="005D17B6">
            <w:pPr>
              <w:spacing w:after="0" w:line="240" w:lineRule="auto"/>
              <w:rPr>
                <w:del w:id="885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86" w:author="Mike Avery" w:date="2025-12-08T09:14:00Z" w16du:dateUtc="2025-12-08T14:14:00Z">
              <w:r w:rsidRPr="004E19B3" w:rsidDel="007B6567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14:ligatures w14:val="none"/>
                </w:rPr>
                <w:delText>"Master"</w:delText>
              </w:r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 xml:space="preserve"> or </w:delText>
              </w:r>
              <w:r w:rsidRPr="004E19B3" w:rsidDel="007B6567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14:ligatures w14:val="none"/>
                </w:rPr>
                <w:delText>"MatchReport"</w:delText>
              </w:r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.</w:delText>
              </w:r>
            </w:del>
          </w:p>
        </w:tc>
      </w:tr>
      <w:tr w:rsidR="002C79CE" w:rsidRPr="004E19B3" w:rsidDel="007B6567" w14:paraId="72C4A7D3" w14:textId="1FEC5B98" w:rsidTr="005D17B6">
        <w:trPr>
          <w:tblCellSpacing w:w="15" w:type="dxa"/>
          <w:del w:id="887" w:author="Mike Avery" w:date="2025-12-08T09:14:00Z"/>
        </w:trPr>
        <w:tc>
          <w:tcPr>
            <w:tcW w:w="0" w:type="auto"/>
            <w:vAlign w:val="center"/>
            <w:hideMark/>
          </w:tcPr>
          <w:p w14:paraId="16491986" w14:textId="4B451333" w:rsidR="002C79CE" w:rsidRPr="004E19B3" w:rsidDel="007B6567" w:rsidRDefault="002C79CE" w:rsidP="005D17B6">
            <w:pPr>
              <w:spacing w:after="0" w:line="240" w:lineRule="auto"/>
              <w:rPr>
                <w:del w:id="888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89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Tee</w:delText>
              </w:r>
            </w:del>
          </w:p>
        </w:tc>
        <w:tc>
          <w:tcPr>
            <w:tcW w:w="0" w:type="auto"/>
            <w:vAlign w:val="center"/>
            <w:hideMark/>
          </w:tcPr>
          <w:p w14:paraId="0D64DCC9" w14:textId="3F5BB1A7" w:rsidR="002C79CE" w:rsidRPr="004E19B3" w:rsidDel="007B6567" w:rsidRDefault="002C79CE" w:rsidP="005D17B6">
            <w:pPr>
              <w:spacing w:after="0" w:line="240" w:lineRule="auto"/>
              <w:rPr>
                <w:del w:id="890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91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text</w:delText>
              </w:r>
            </w:del>
          </w:p>
        </w:tc>
        <w:tc>
          <w:tcPr>
            <w:tcW w:w="0" w:type="auto"/>
            <w:vAlign w:val="center"/>
            <w:hideMark/>
          </w:tcPr>
          <w:p w14:paraId="7176B9D9" w14:textId="14947F82" w:rsidR="002C79CE" w:rsidRPr="004E19B3" w:rsidDel="007B6567" w:rsidRDefault="002C79CE" w:rsidP="005D17B6">
            <w:pPr>
              <w:spacing w:after="0" w:line="240" w:lineRule="auto"/>
              <w:rPr>
                <w:del w:id="892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893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Player’s tee (White/Gold/Red/etc.).</w:delText>
              </w:r>
            </w:del>
          </w:p>
        </w:tc>
      </w:tr>
    </w:tbl>
    <w:p w14:paraId="7D673C5D" w14:textId="344D30C5" w:rsidR="002C79CE" w:rsidRPr="004E19B3" w:rsidDel="007B6567" w:rsidRDefault="00000000" w:rsidP="002C79CE">
      <w:pPr>
        <w:spacing w:after="0" w:line="240" w:lineRule="auto"/>
        <w:rPr>
          <w:del w:id="894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895" w:author="Mike Avery" w:date="2025-12-08T09:14:00Z" w16du:dateUtc="2025-12-08T14:14:00Z">
        <w:r>
          <w:rPr>
            <w:rFonts w:ascii="Times New Roman" w:eastAsia="Times New Roman" w:hAnsi="Times New Roman" w:cs="Times New Roman"/>
            <w:kern w:val="0"/>
            <w14:ligatures w14:val="none"/>
          </w:rPr>
          <w:pict w14:anchorId="7EDD9468">
            <v:rect id="_x0000_i1046" style="width:0;height:1.5pt" o:hralign="center" o:hrstd="t" o:hr="t" fillcolor="#a0a0a0" stroked="f"/>
          </w:pict>
        </w:r>
      </w:del>
    </w:p>
    <w:p w14:paraId="7C83BF95" w14:textId="20917B5C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1"/>
        <w:rPr>
          <w:del w:id="896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del w:id="897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:sz w:val="36"/>
            <w:szCs w:val="36"/>
            <w14:ligatures w14:val="none"/>
          </w:rPr>
          <w:delText>7. Boolean / Flag Conventions</w:delText>
        </w:r>
      </w:del>
    </w:p>
    <w:p w14:paraId="6559A473" w14:textId="25805737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898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899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All flags must be:</w:delText>
        </w:r>
      </w:del>
    </w:p>
    <w:p w14:paraId="3B06AA37" w14:textId="2725A300" w:rsidR="002C79CE" w:rsidRPr="004E19B3" w:rsidDel="007B6567" w:rsidRDefault="002C79CE" w:rsidP="002C79CE">
      <w:pPr>
        <w:numPr>
          <w:ilvl w:val="0"/>
          <w:numId w:val="8"/>
        </w:numPr>
        <w:spacing w:before="100" w:beforeAutospacing="1" w:after="100" w:afterAutospacing="1" w:line="240" w:lineRule="auto"/>
        <w:rPr>
          <w:del w:id="900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901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Text </w:delText>
        </w:r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"Y"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or </w:delText>
        </w:r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"N"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(not logical TRUE/FALSE)</w:delText>
        </w:r>
      </w:del>
    </w:p>
    <w:p w14:paraId="09BCE30A" w14:textId="79B85C5C" w:rsidR="002C79CE" w:rsidRPr="004E19B3" w:rsidDel="007B6567" w:rsidRDefault="002C79CE" w:rsidP="002C79CE">
      <w:pPr>
        <w:numPr>
          <w:ilvl w:val="0"/>
          <w:numId w:val="8"/>
        </w:numPr>
        <w:spacing w:before="100" w:beforeAutospacing="1" w:after="100" w:afterAutospacing="1" w:line="240" w:lineRule="auto"/>
        <w:rPr>
          <w:del w:id="902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903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Converted to logical values in PQ only if needed</w:delText>
        </w:r>
      </w:del>
    </w:p>
    <w:p w14:paraId="2E5EAF0E" w14:textId="402B43D2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904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905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This avoids captain confusion and Excel auto-formatting issues.</w:delText>
        </w:r>
      </w:del>
    </w:p>
    <w:p w14:paraId="016E7D50" w14:textId="5BC39FCF" w:rsidR="002C79CE" w:rsidRPr="004E19B3" w:rsidDel="007B6567" w:rsidRDefault="00000000" w:rsidP="002C79CE">
      <w:pPr>
        <w:spacing w:after="0" w:line="240" w:lineRule="auto"/>
        <w:rPr>
          <w:del w:id="906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907" w:author="Mike Avery" w:date="2025-12-08T09:14:00Z" w16du:dateUtc="2025-12-08T14:14:00Z">
        <w:r>
          <w:rPr>
            <w:rFonts w:ascii="Times New Roman" w:eastAsia="Times New Roman" w:hAnsi="Times New Roman" w:cs="Times New Roman"/>
            <w:kern w:val="0"/>
            <w14:ligatures w14:val="none"/>
          </w:rPr>
          <w:pict w14:anchorId="15935980">
            <v:rect id="_x0000_i1047" style="width:0;height:1.5pt" o:hralign="center" o:hrstd="t" o:hr="t" fillcolor="#a0a0a0" stroked="f"/>
          </w:pict>
        </w:r>
      </w:del>
    </w:p>
    <w:p w14:paraId="06CA15A5" w14:textId="18523CF4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1"/>
        <w:rPr>
          <w:del w:id="908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del w:id="909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:sz w:val="36"/>
            <w:szCs w:val="36"/>
            <w14:ligatures w14:val="none"/>
          </w:rPr>
          <w:delText>8. Required 18-Hole Long-Form Arrays</w:delText>
        </w:r>
      </w:del>
    </w:p>
    <w:p w14:paraId="11AD1B89" w14:textId="497EA314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910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911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Long-form values must be produced </w:delText>
        </w:r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inside the Match Report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, because per-hole net, points, bird/eagle flags, and blind-draw adjustments rely on calculations already present there.</w:delText>
        </w:r>
      </w:del>
    </w:p>
    <w:p w14:paraId="3906056A" w14:textId="286CB941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912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913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Even though only 9 holes are played, the player-round must still output values for </w:delText>
        </w:r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Score_01 through Score_18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, etc.</w:delText>
        </w:r>
      </w:del>
    </w:p>
    <w:p w14:paraId="370A7CE7" w14:textId="53482B7D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2"/>
        <w:rPr>
          <w:del w:id="914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del w:id="915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delText>Absolute Hole Numbering Rules</w:delText>
        </w:r>
      </w:del>
    </w:p>
    <w:p w14:paraId="28666D5B" w14:textId="4DC97E6B" w:rsidR="002C79CE" w:rsidRPr="004E19B3" w:rsidDel="007B6567" w:rsidRDefault="002C79CE" w:rsidP="002C79CE">
      <w:pPr>
        <w:numPr>
          <w:ilvl w:val="0"/>
          <w:numId w:val="9"/>
        </w:numPr>
        <w:spacing w:before="100" w:beforeAutospacing="1" w:after="100" w:afterAutospacing="1" w:line="240" w:lineRule="auto"/>
        <w:rPr>
          <w:del w:id="916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917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If </w:delText>
        </w:r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Front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:</w:delText>
        </w:r>
      </w:del>
    </w:p>
    <w:p w14:paraId="7C7E01D0" w14:textId="13E53161" w:rsidR="002C79CE" w:rsidRPr="004E19B3" w:rsidDel="007B6567" w:rsidRDefault="002C79CE" w:rsidP="002C79CE">
      <w:pPr>
        <w:numPr>
          <w:ilvl w:val="1"/>
          <w:numId w:val="9"/>
        </w:numPr>
        <w:spacing w:before="100" w:beforeAutospacing="1" w:after="100" w:afterAutospacing="1" w:line="240" w:lineRule="auto"/>
        <w:rPr>
          <w:del w:id="918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919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Holes 1–9 populate arrays</w:delText>
        </w:r>
      </w:del>
    </w:p>
    <w:p w14:paraId="09188CE4" w14:textId="65851B94" w:rsidR="002C79CE" w:rsidRPr="004E19B3" w:rsidDel="007B6567" w:rsidRDefault="002C79CE" w:rsidP="002C79CE">
      <w:pPr>
        <w:numPr>
          <w:ilvl w:val="1"/>
          <w:numId w:val="9"/>
        </w:numPr>
        <w:spacing w:before="100" w:beforeAutospacing="1" w:after="100" w:afterAutospacing="1" w:line="240" w:lineRule="auto"/>
        <w:rPr>
          <w:del w:id="920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921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Holes 10–18 set to blank/null</w:delText>
        </w:r>
      </w:del>
    </w:p>
    <w:p w14:paraId="0DE1B1EA" w14:textId="59F950CB" w:rsidR="002C79CE" w:rsidRPr="004E19B3" w:rsidDel="007B6567" w:rsidRDefault="002C79CE" w:rsidP="002C79CE">
      <w:pPr>
        <w:numPr>
          <w:ilvl w:val="0"/>
          <w:numId w:val="9"/>
        </w:numPr>
        <w:spacing w:before="100" w:beforeAutospacing="1" w:after="100" w:afterAutospacing="1" w:line="240" w:lineRule="auto"/>
        <w:rPr>
          <w:del w:id="922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923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If </w:delText>
        </w:r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Back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:</w:delText>
        </w:r>
      </w:del>
    </w:p>
    <w:p w14:paraId="2673227F" w14:textId="4BA124E3" w:rsidR="002C79CE" w:rsidRPr="004E19B3" w:rsidDel="007B6567" w:rsidRDefault="002C79CE" w:rsidP="002C79CE">
      <w:pPr>
        <w:numPr>
          <w:ilvl w:val="1"/>
          <w:numId w:val="9"/>
        </w:numPr>
        <w:spacing w:before="100" w:beforeAutospacing="1" w:after="100" w:afterAutospacing="1" w:line="240" w:lineRule="auto"/>
        <w:rPr>
          <w:del w:id="924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925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Holes 10–18 populate arrays</w:delText>
        </w:r>
      </w:del>
    </w:p>
    <w:p w14:paraId="29FF165D" w14:textId="25D32482" w:rsidR="002C79CE" w:rsidRPr="004E19B3" w:rsidDel="007B6567" w:rsidRDefault="002C79CE" w:rsidP="002C79CE">
      <w:pPr>
        <w:numPr>
          <w:ilvl w:val="1"/>
          <w:numId w:val="9"/>
        </w:numPr>
        <w:spacing w:before="100" w:beforeAutospacing="1" w:after="100" w:afterAutospacing="1" w:line="240" w:lineRule="auto"/>
        <w:rPr>
          <w:del w:id="926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927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Holes 1–9 set to blank/null</w:delText>
        </w:r>
      </w:del>
    </w:p>
    <w:p w14:paraId="3A09B86A" w14:textId="31632086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2"/>
        <w:rPr>
          <w:del w:id="928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del w:id="929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delText>Required long-form fields</w:delText>
        </w:r>
      </w:del>
    </w:p>
    <w:p w14:paraId="21F4910D" w14:textId="2B3BFFE4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930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931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For each hole H from 01 to 18:</w:delText>
        </w:r>
      </w:del>
    </w:p>
    <w:p w14:paraId="3E6D71B2" w14:textId="73006A80" w:rsidR="002C79CE" w:rsidRPr="004E19B3" w:rsidDel="007B6567" w:rsidRDefault="002C79CE" w:rsidP="002C79CE">
      <w:pPr>
        <w:numPr>
          <w:ilvl w:val="0"/>
          <w:numId w:val="10"/>
        </w:numPr>
        <w:spacing w:before="100" w:beforeAutospacing="1" w:after="100" w:afterAutospacing="1" w:line="240" w:lineRule="auto"/>
        <w:rPr>
          <w:del w:id="932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933" w:author="Mike Avery" w:date="2025-12-08T09:14:00Z" w16du:dateUtc="2025-12-08T14:14:00Z"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Score_HH</w:delText>
        </w:r>
      </w:del>
    </w:p>
    <w:p w14:paraId="07AF8891" w14:textId="68A9E485" w:rsidR="002C79CE" w:rsidRPr="004E19B3" w:rsidDel="007B6567" w:rsidRDefault="002C79CE" w:rsidP="002C79CE">
      <w:pPr>
        <w:numPr>
          <w:ilvl w:val="0"/>
          <w:numId w:val="10"/>
        </w:numPr>
        <w:spacing w:before="100" w:beforeAutospacing="1" w:after="100" w:afterAutospacing="1" w:line="240" w:lineRule="auto"/>
        <w:rPr>
          <w:del w:id="934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935" w:author="Mike Avery" w:date="2025-12-08T09:14:00Z" w16du:dateUtc="2025-12-08T14:14:00Z"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Par_HH</w:delText>
        </w:r>
      </w:del>
    </w:p>
    <w:p w14:paraId="7416E06A" w14:textId="0D8857FF" w:rsidR="002C79CE" w:rsidRPr="004E19B3" w:rsidDel="007B6567" w:rsidRDefault="002C79CE" w:rsidP="002C79CE">
      <w:pPr>
        <w:numPr>
          <w:ilvl w:val="0"/>
          <w:numId w:val="10"/>
        </w:numPr>
        <w:spacing w:before="100" w:beforeAutospacing="1" w:after="100" w:afterAutospacing="1" w:line="240" w:lineRule="auto"/>
        <w:rPr>
          <w:del w:id="936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937" w:author="Mike Avery" w:date="2025-12-08T09:14:00Z" w16du:dateUtc="2025-12-08T14:14:00Z"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Hcp_HH</w:delText>
        </w:r>
      </w:del>
    </w:p>
    <w:p w14:paraId="2CAC3620" w14:textId="3C0F4128" w:rsidR="002C79CE" w:rsidRPr="004E19B3" w:rsidDel="007B6567" w:rsidRDefault="002C79CE" w:rsidP="002C79CE">
      <w:pPr>
        <w:numPr>
          <w:ilvl w:val="0"/>
          <w:numId w:val="10"/>
        </w:numPr>
        <w:spacing w:before="100" w:beforeAutospacing="1" w:after="100" w:afterAutospacing="1" w:line="240" w:lineRule="auto"/>
        <w:rPr>
          <w:del w:id="938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939" w:author="Mike Avery" w:date="2025-12-08T09:14:00Z" w16du:dateUtc="2025-12-08T14:14:00Z"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NetScore_HH</w:delText>
        </w:r>
      </w:del>
    </w:p>
    <w:p w14:paraId="65A52797" w14:textId="269313D7" w:rsidR="002C79CE" w:rsidRPr="004E19B3" w:rsidDel="007B6567" w:rsidRDefault="002C79CE" w:rsidP="002C79CE">
      <w:pPr>
        <w:numPr>
          <w:ilvl w:val="0"/>
          <w:numId w:val="10"/>
        </w:numPr>
        <w:spacing w:before="100" w:beforeAutospacing="1" w:after="100" w:afterAutospacing="1" w:line="240" w:lineRule="auto"/>
        <w:rPr>
          <w:del w:id="940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941" w:author="Mike Avery" w:date="2025-12-08T09:14:00Z" w16du:dateUtc="2025-12-08T14:14:00Z"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Bird_HH</w:delText>
        </w:r>
      </w:del>
    </w:p>
    <w:p w14:paraId="0BECAE04" w14:textId="35C27728" w:rsidR="002C79CE" w:rsidRPr="004E19B3" w:rsidDel="007B6567" w:rsidRDefault="002C79CE" w:rsidP="002C79CE">
      <w:pPr>
        <w:numPr>
          <w:ilvl w:val="0"/>
          <w:numId w:val="10"/>
        </w:numPr>
        <w:spacing w:before="100" w:beforeAutospacing="1" w:after="100" w:afterAutospacing="1" w:line="240" w:lineRule="auto"/>
        <w:rPr>
          <w:del w:id="942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943" w:author="Mike Avery" w:date="2025-12-08T09:14:00Z" w16du:dateUtc="2025-12-08T14:14:00Z"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Eagle_HH</w:delText>
        </w:r>
      </w:del>
    </w:p>
    <w:p w14:paraId="11DC80FC" w14:textId="4D31F952" w:rsidR="002C79CE" w:rsidRPr="004E19B3" w:rsidDel="007B6567" w:rsidRDefault="002C79CE" w:rsidP="002C79CE">
      <w:pPr>
        <w:numPr>
          <w:ilvl w:val="0"/>
          <w:numId w:val="10"/>
        </w:numPr>
        <w:spacing w:before="100" w:beforeAutospacing="1" w:after="100" w:afterAutospacing="1" w:line="240" w:lineRule="auto"/>
        <w:rPr>
          <w:del w:id="944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945" w:author="Mike Avery" w:date="2025-12-08T09:14:00Z" w16du:dateUtc="2025-12-08T14:14:00Z"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DoubleEagle_HH</w:delText>
        </w:r>
      </w:del>
    </w:p>
    <w:p w14:paraId="534CF97F" w14:textId="78FCDC5A" w:rsidR="002C79CE" w:rsidRPr="004E19B3" w:rsidDel="007B6567" w:rsidRDefault="002C79CE" w:rsidP="002C79CE">
      <w:pPr>
        <w:numPr>
          <w:ilvl w:val="0"/>
          <w:numId w:val="10"/>
        </w:numPr>
        <w:spacing w:before="100" w:beforeAutospacing="1" w:after="100" w:afterAutospacing="1" w:line="240" w:lineRule="auto"/>
        <w:rPr>
          <w:del w:id="946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947" w:author="Mike Avery" w:date="2025-12-08T09:14:00Z" w16du:dateUtc="2025-12-08T14:14:00Z"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Points_HH</w:delText>
        </w:r>
      </w:del>
    </w:p>
    <w:p w14:paraId="4B0C4E95" w14:textId="778E97DF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948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949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These arrays carry through into </w:delText>
        </w:r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Upload_Indiv_Raw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and are the basis for generating </w:delText>
        </w:r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Indiv_Results_Holes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.</w:delText>
        </w:r>
      </w:del>
    </w:p>
    <w:p w14:paraId="322F94FA" w14:textId="2B018C37" w:rsidR="002C79CE" w:rsidRPr="004E19B3" w:rsidDel="007B6567" w:rsidRDefault="00000000" w:rsidP="002C79CE">
      <w:pPr>
        <w:spacing w:after="0" w:line="240" w:lineRule="auto"/>
        <w:rPr>
          <w:del w:id="950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951" w:author="Mike Avery" w:date="2025-12-08T09:14:00Z" w16du:dateUtc="2025-12-08T14:14:00Z">
        <w:r>
          <w:rPr>
            <w:rFonts w:ascii="Times New Roman" w:eastAsia="Times New Roman" w:hAnsi="Times New Roman" w:cs="Times New Roman"/>
            <w:kern w:val="0"/>
            <w14:ligatures w14:val="none"/>
          </w:rPr>
          <w:pict w14:anchorId="50DD3B2C">
            <v:rect id="_x0000_i1048" style="width:0;height:1.5pt" o:hralign="center" o:hrstd="t" o:hr="t" fillcolor="#a0a0a0" stroked="f"/>
          </w:pict>
        </w:r>
      </w:del>
    </w:p>
    <w:p w14:paraId="66731568" w14:textId="6B3AE5DA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0"/>
        <w:rPr>
          <w:del w:id="952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del w:id="953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delText>------------------------------------------</w:delText>
        </w:r>
      </w:del>
    </w:p>
    <w:p w14:paraId="680927C5" w14:textId="48F6CBB7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0"/>
        <w:rPr>
          <w:del w:id="954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del w:id="955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delText>UPLOAD_TEAM TABLE SPECIFICATION</w:delText>
        </w:r>
      </w:del>
    </w:p>
    <w:p w14:paraId="4247AD79" w14:textId="6735BBC7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0"/>
        <w:rPr>
          <w:del w:id="956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del w:id="957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delText>------------------------------------------</w:delText>
        </w:r>
      </w:del>
    </w:p>
    <w:p w14:paraId="52D6CCEE" w14:textId="0919D05D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1"/>
        <w:rPr>
          <w:del w:id="958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del w:id="959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:sz w:val="36"/>
            <w:szCs w:val="36"/>
            <w14:ligatures w14:val="none"/>
          </w:rPr>
          <w:delText>9. Required Fields (Team-Level)</w:delText>
        </w:r>
      </w:del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445"/>
        <w:gridCol w:w="4061"/>
      </w:tblGrid>
      <w:tr w:rsidR="002C79CE" w:rsidRPr="004E19B3" w:rsidDel="007B6567" w14:paraId="18DDC781" w14:textId="70842942" w:rsidTr="005D17B6">
        <w:trPr>
          <w:tblHeader/>
          <w:tblCellSpacing w:w="15" w:type="dxa"/>
          <w:del w:id="960" w:author="Mike Avery" w:date="2025-12-08T09:14:00Z"/>
        </w:trPr>
        <w:tc>
          <w:tcPr>
            <w:tcW w:w="0" w:type="auto"/>
            <w:vAlign w:val="center"/>
            <w:hideMark/>
          </w:tcPr>
          <w:p w14:paraId="1580955D" w14:textId="4A96D0D9" w:rsidR="002C79CE" w:rsidRPr="004E19B3" w:rsidDel="007B6567" w:rsidRDefault="002C79CE" w:rsidP="005D17B6">
            <w:pPr>
              <w:spacing w:after="0" w:line="240" w:lineRule="auto"/>
              <w:jc w:val="center"/>
              <w:rPr>
                <w:del w:id="961" w:author="Mike Avery" w:date="2025-12-08T09:14:00Z" w16du:dateUtc="2025-12-08T14:14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del w:id="962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Column</w:delText>
              </w:r>
            </w:del>
          </w:p>
        </w:tc>
        <w:tc>
          <w:tcPr>
            <w:tcW w:w="0" w:type="auto"/>
            <w:vAlign w:val="center"/>
            <w:hideMark/>
          </w:tcPr>
          <w:p w14:paraId="00EECE88" w14:textId="51550E36" w:rsidR="002C79CE" w:rsidRPr="004E19B3" w:rsidDel="007B6567" w:rsidRDefault="002C79CE" w:rsidP="005D17B6">
            <w:pPr>
              <w:spacing w:after="0" w:line="240" w:lineRule="auto"/>
              <w:jc w:val="center"/>
              <w:rPr>
                <w:del w:id="963" w:author="Mike Avery" w:date="2025-12-08T09:14:00Z" w16du:dateUtc="2025-12-08T14:14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del w:id="964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Type</w:delText>
              </w:r>
            </w:del>
          </w:p>
        </w:tc>
        <w:tc>
          <w:tcPr>
            <w:tcW w:w="0" w:type="auto"/>
            <w:vAlign w:val="center"/>
            <w:hideMark/>
          </w:tcPr>
          <w:p w14:paraId="6475DE4B" w14:textId="293BA70B" w:rsidR="002C79CE" w:rsidRPr="004E19B3" w:rsidDel="007B6567" w:rsidRDefault="002C79CE" w:rsidP="005D17B6">
            <w:pPr>
              <w:spacing w:after="0" w:line="240" w:lineRule="auto"/>
              <w:jc w:val="center"/>
              <w:rPr>
                <w:del w:id="965" w:author="Mike Avery" w:date="2025-12-08T09:14:00Z" w16du:dateUtc="2025-12-08T14:14:00Z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del w:id="966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Description</w:delText>
              </w:r>
            </w:del>
          </w:p>
        </w:tc>
      </w:tr>
      <w:tr w:rsidR="002C79CE" w:rsidRPr="004E19B3" w:rsidDel="007B6567" w14:paraId="742066F8" w14:textId="2F1CCE7C" w:rsidTr="005D17B6">
        <w:trPr>
          <w:tblCellSpacing w:w="15" w:type="dxa"/>
          <w:del w:id="967" w:author="Mike Avery" w:date="2025-12-08T09:14:00Z"/>
        </w:trPr>
        <w:tc>
          <w:tcPr>
            <w:tcW w:w="0" w:type="auto"/>
            <w:vAlign w:val="center"/>
            <w:hideMark/>
          </w:tcPr>
          <w:p w14:paraId="0F3B6028" w14:textId="591D7D44" w:rsidR="002C79CE" w:rsidRPr="004E19B3" w:rsidDel="007B6567" w:rsidRDefault="002C79CE" w:rsidP="005D17B6">
            <w:pPr>
              <w:spacing w:after="0" w:line="240" w:lineRule="auto"/>
              <w:rPr>
                <w:del w:id="968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969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SourceFile</w:delText>
              </w:r>
            </w:del>
          </w:p>
        </w:tc>
        <w:tc>
          <w:tcPr>
            <w:tcW w:w="0" w:type="auto"/>
            <w:vAlign w:val="center"/>
            <w:hideMark/>
          </w:tcPr>
          <w:p w14:paraId="73E48C29" w14:textId="624C208C" w:rsidR="002C79CE" w:rsidRPr="004E19B3" w:rsidDel="007B6567" w:rsidRDefault="002C79CE" w:rsidP="005D17B6">
            <w:pPr>
              <w:spacing w:after="0" w:line="240" w:lineRule="auto"/>
              <w:rPr>
                <w:del w:id="970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971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text</w:delText>
              </w:r>
            </w:del>
          </w:p>
        </w:tc>
        <w:tc>
          <w:tcPr>
            <w:tcW w:w="0" w:type="auto"/>
            <w:vAlign w:val="center"/>
            <w:hideMark/>
          </w:tcPr>
          <w:p w14:paraId="21E1F27D" w14:textId="42A42B45" w:rsidR="002C79CE" w:rsidRPr="004E19B3" w:rsidDel="007B6567" w:rsidRDefault="002C79CE" w:rsidP="005D17B6">
            <w:pPr>
              <w:spacing w:after="0" w:line="240" w:lineRule="auto"/>
              <w:rPr>
                <w:del w:id="972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973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Filename of the Match Report workbook.</w:delText>
              </w:r>
            </w:del>
          </w:p>
        </w:tc>
      </w:tr>
      <w:tr w:rsidR="002C79CE" w:rsidRPr="004E19B3" w:rsidDel="007B6567" w14:paraId="030B322E" w14:textId="328DACA3" w:rsidTr="005D17B6">
        <w:trPr>
          <w:tblCellSpacing w:w="15" w:type="dxa"/>
          <w:del w:id="974" w:author="Mike Avery" w:date="2025-12-08T09:14:00Z"/>
        </w:trPr>
        <w:tc>
          <w:tcPr>
            <w:tcW w:w="0" w:type="auto"/>
            <w:vAlign w:val="center"/>
            <w:hideMark/>
          </w:tcPr>
          <w:p w14:paraId="1A1B35D3" w14:textId="0FD0361C" w:rsidR="002C79CE" w:rsidRPr="004E19B3" w:rsidDel="007B6567" w:rsidRDefault="002C79CE" w:rsidP="005D17B6">
            <w:pPr>
              <w:spacing w:after="0" w:line="240" w:lineRule="auto"/>
              <w:rPr>
                <w:del w:id="975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976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Week</w:delText>
              </w:r>
            </w:del>
          </w:p>
        </w:tc>
        <w:tc>
          <w:tcPr>
            <w:tcW w:w="0" w:type="auto"/>
            <w:vAlign w:val="center"/>
            <w:hideMark/>
          </w:tcPr>
          <w:p w14:paraId="20ECB1B3" w14:textId="619626D5" w:rsidR="002C79CE" w:rsidRPr="004E19B3" w:rsidDel="007B6567" w:rsidRDefault="002C79CE" w:rsidP="005D17B6">
            <w:pPr>
              <w:spacing w:after="0" w:line="240" w:lineRule="auto"/>
              <w:rPr>
                <w:del w:id="977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978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number</w:delText>
              </w:r>
            </w:del>
          </w:p>
        </w:tc>
        <w:tc>
          <w:tcPr>
            <w:tcW w:w="0" w:type="auto"/>
            <w:vAlign w:val="center"/>
            <w:hideMark/>
          </w:tcPr>
          <w:p w14:paraId="3369F5E5" w14:textId="7626335F" w:rsidR="002C79CE" w:rsidRPr="004E19B3" w:rsidDel="007B6567" w:rsidRDefault="002C79CE" w:rsidP="005D17B6">
            <w:pPr>
              <w:spacing w:after="0" w:line="240" w:lineRule="auto"/>
              <w:rPr>
                <w:del w:id="979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980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Week number.</w:delText>
              </w:r>
            </w:del>
          </w:p>
        </w:tc>
      </w:tr>
      <w:tr w:rsidR="002C79CE" w:rsidRPr="004E19B3" w:rsidDel="007B6567" w14:paraId="0321EDCA" w14:textId="0EEE6F10" w:rsidTr="005D17B6">
        <w:trPr>
          <w:tblCellSpacing w:w="15" w:type="dxa"/>
          <w:del w:id="981" w:author="Mike Avery" w:date="2025-12-08T09:14:00Z"/>
        </w:trPr>
        <w:tc>
          <w:tcPr>
            <w:tcW w:w="0" w:type="auto"/>
            <w:vAlign w:val="center"/>
            <w:hideMark/>
          </w:tcPr>
          <w:p w14:paraId="5F90B5F9" w14:textId="1C75CC1B" w:rsidR="002C79CE" w:rsidRPr="004E19B3" w:rsidDel="007B6567" w:rsidRDefault="002C79CE" w:rsidP="005D17B6">
            <w:pPr>
              <w:spacing w:after="0" w:line="240" w:lineRule="auto"/>
              <w:rPr>
                <w:del w:id="982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983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Date</w:delText>
              </w:r>
            </w:del>
          </w:p>
        </w:tc>
        <w:tc>
          <w:tcPr>
            <w:tcW w:w="0" w:type="auto"/>
            <w:vAlign w:val="center"/>
            <w:hideMark/>
          </w:tcPr>
          <w:p w14:paraId="4DA1F231" w14:textId="73F8F909" w:rsidR="002C79CE" w:rsidRPr="004E19B3" w:rsidDel="007B6567" w:rsidRDefault="002C79CE" w:rsidP="005D17B6">
            <w:pPr>
              <w:spacing w:after="0" w:line="240" w:lineRule="auto"/>
              <w:rPr>
                <w:del w:id="984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985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date</w:delText>
              </w:r>
            </w:del>
          </w:p>
        </w:tc>
        <w:tc>
          <w:tcPr>
            <w:tcW w:w="0" w:type="auto"/>
            <w:vAlign w:val="center"/>
            <w:hideMark/>
          </w:tcPr>
          <w:p w14:paraId="58D51F63" w14:textId="35015389" w:rsidR="002C79CE" w:rsidRPr="004E19B3" w:rsidDel="007B6567" w:rsidRDefault="002C79CE" w:rsidP="005D17B6">
            <w:pPr>
              <w:spacing w:after="0" w:line="240" w:lineRule="auto"/>
              <w:rPr>
                <w:del w:id="986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987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Match date.</w:delText>
              </w:r>
            </w:del>
          </w:p>
        </w:tc>
      </w:tr>
      <w:tr w:rsidR="002C79CE" w:rsidRPr="004E19B3" w:rsidDel="007B6567" w14:paraId="2FD68574" w14:textId="5A57E313" w:rsidTr="005D17B6">
        <w:trPr>
          <w:tblCellSpacing w:w="15" w:type="dxa"/>
          <w:del w:id="988" w:author="Mike Avery" w:date="2025-12-08T09:14:00Z"/>
        </w:trPr>
        <w:tc>
          <w:tcPr>
            <w:tcW w:w="0" w:type="auto"/>
            <w:vAlign w:val="center"/>
            <w:hideMark/>
          </w:tcPr>
          <w:p w14:paraId="47AC032C" w14:textId="3E91EEA4" w:rsidR="002C79CE" w:rsidRPr="004E19B3" w:rsidDel="007B6567" w:rsidRDefault="002C79CE" w:rsidP="005D17B6">
            <w:pPr>
              <w:spacing w:after="0" w:line="240" w:lineRule="auto"/>
              <w:rPr>
                <w:del w:id="989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990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Team</w:delText>
              </w:r>
            </w:del>
          </w:p>
        </w:tc>
        <w:tc>
          <w:tcPr>
            <w:tcW w:w="0" w:type="auto"/>
            <w:vAlign w:val="center"/>
            <w:hideMark/>
          </w:tcPr>
          <w:p w14:paraId="2D028FF2" w14:textId="7749B93A" w:rsidR="002C79CE" w:rsidRPr="004E19B3" w:rsidDel="007B6567" w:rsidRDefault="002C79CE" w:rsidP="005D17B6">
            <w:pPr>
              <w:spacing w:after="0" w:line="240" w:lineRule="auto"/>
              <w:rPr>
                <w:del w:id="991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992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text</w:delText>
              </w:r>
            </w:del>
          </w:p>
        </w:tc>
        <w:tc>
          <w:tcPr>
            <w:tcW w:w="0" w:type="auto"/>
            <w:vAlign w:val="center"/>
            <w:hideMark/>
          </w:tcPr>
          <w:p w14:paraId="5659030A" w14:textId="468AEAA0" w:rsidR="002C79CE" w:rsidRPr="004E19B3" w:rsidDel="007B6567" w:rsidRDefault="002C79CE" w:rsidP="005D17B6">
            <w:pPr>
              <w:spacing w:after="0" w:line="240" w:lineRule="auto"/>
              <w:rPr>
                <w:del w:id="993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994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Team name.</w:delText>
              </w:r>
            </w:del>
          </w:p>
        </w:tc>
      </w:tr>
      <w:tr w:rsidR="002C79CE" w:rsidRPr="004E19B3" w:rsidDel="007B6567" w14:paraId="59325FCD" w14:textId="3BAF796A" w:rsidTr="005D17B6">
        <w:trPr>
          <w:tblCellSpacing w:w="15" w:type="dxa"/>
          <w:del w:id="995" w:author="Mike Avery" w:date="2025-12-08T09:14:00Z"/>
        </w:trPr>
        <w:tc>
          <w:tcPr>
            <w:tcW w:w="0" w:type="auto"/>
            <w:vAlign w:val="center"/>
            <w:hideMark/>
          </w:tcPr>
          <w:p w14:paraId="53CA7F6B" w14:textId="762E49AC" w:rsidR="002C79CE" w:rsidRPr="004E19B3" w:rsidDel="007B6567" w:rsidRDefault="002C79CE" w:rsidP="005D17B6">
            <w:pPr>
              <w:spacing w:after="0" w:line="240" w:lineRule="auto"/>
              <w:rPr>
                <w:del w:id="996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997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Opponent</w:delText>
              </w:r>
            </w:del>
          </w:p>
        </w:tc>
        <w:tc>
          <w:tcPr>
            <w:tcW w:w="0" w:type="auto"/>
            <w:vAlign w:val="center"/>
            <w:hideMark/>
          </w:tcPr>
          <w:p w14:paraId="1A870244" w14:textId="23739800" w:rsidR="002C79CE" w:rsidRPr="004E19B3" w:rsidDel="007B6567" w:rsidRDefault="002C79CE" w:rsidP="005D17B6">
            <w:pPr>
              <w:spacing w:after="0" w:line="240" w:lineRule="auto"/>
              <w:rPr>
                <w:del w:id="998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999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text</w:delText>
              </w:r>
            </w:del>
          </w:p>
        </w:tc>
        <w:tc>
          <w:tcPr>
            <w:tcW w:w="0" w:type="auto"/>
            <w:vAlign w:val="center"/>
            <w:hideMark/>
          </w:tcPr>
          <w:p w14:paraId="486EAEBD" w14:textId="6B086249" w:rsidR="002C79CE" w:rsidRPr="004E19B3" w:rsidDel="007B6567" w:rsidRDefault="002C79CE" w:rsidP="005D17B6">
            <w:pPr>
              <w:spacing w:after="0" w:line="240" w:lineRule="auto"/>
              <w:rPr>
                <w:del w:id="1000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1001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Opponent team name.</w:delText>
              </w:r>
            </w:del>
          </w:p>
        </w:tc>
      </w:tr>
      <w:tr w:rsidR="002C79CE" w:rsidRPr="004E19B3" w:rsidDel="007B6567" w14:paraId="597CCFC9" w14:textId="3C6C1BB4" w:rsidTr="005D17B6">
        <w:trPr>
          <w:tblCellSpacing w:w="15" w:type="dxa"/>
          <w:del w:id="1002" w:author="Mike Avery" w:date="2025-12-08T09:14:00Z"/>
        </w:trPr>
        <w:tc>
          <w:tcPr>
            <w:tcW w:w="0" w:type="auto"/>
            <w:vAlign w:val="center"/>
            <w:hideMark/>
          </w:tcPr>
          <w:p w14:paraId="7C921ED3" w14:textId="67908062" w:rsidR="002C79CE" w:rsidRPr="004E19B3" w:rsidDel="007B6567" w:rsidRDefault="002C79CE" w:rsidP="005D17B6">
            <w:pPr>
              <w:spacing w:after="0" w:line="240" w:lineRule="auto"/>
              <w:rPr>
                <w:del w:id="1003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1004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Side</w:delText>
              </w:r>
            </w:del>
          </w:p>
        </w:tc>
        <w:tc>
          <w:tcPr>
            <w:tcW w:w="0" w:type="auto"/>
            <w:vAlign w:val="center"/>
            <w:hideMark/>
          </w:tcPr>
          <w:p w14:paraId="0CB57F50" w14:textId="0BF2A880" w:rsidR="002C79CE" w:rsidRPr="004E19B3" w:rsidDel="007B6567" w:rsidRDefault="002C79CE" w:rsidP="005D17B6">
            <w:pPr>
              <w:spacing w:after="0" w:line="240" w:lineRule="auto"/>
              <w:rPr>
                <w:del w:id="1005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1006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text</w:delText>
              </w:r>
            </w:del>
          </w:p>
        </w:tc>
        <w:tc>
          <w:tcPr>
            <w:tcW w:w="0" w:type="auto"/>
            <w:vAlign w:val="center"/>
            <w:hideMark/>
          </w:tcPr>
          <w:p w14:paraId="29E1E0E1" w14:textId="401D3AF8" w:rsidR="002C79CE" w:rsidRPr="004E19B3" w:rsidDel="007B6567" w:rsidRDefault="002C79CE" w:rsidP="005D17B6">
            <w:pPr>
              <w:spacing w:after="0" w:line="240" w:lineRule="auto"/>
              <w:rPr>
                <w:del w:id="1007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1008" w:author="Mike Avery" w:date="2025-12-08T09:14:00Z" w16du:dateUtc="2025-12-08T14:14:00Z">
              <w:r w:rsidRPr="004E19B3" w:rsidDel="007B6567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14:ligatures w14:val="none"/>
                </w:rPr>
                <w:delText>"Front"</w:delText>
              </w:r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 xml:space="preserve"> or </w:delText>
              </w:r>
              <w:r w:rsidRPr="004E19B3" w:rsidDel="007B6567">
                <w:rPr>
                  <w:rFonts w:ascii="Courier New" w:eastAsia="Times New Roman" w:hAnsi="Courier New" w:cs="Courier New"/>
                  <w:kern w:val="0"/>
                  <w:sz w:val="20"/>
                  <w:szCs w:val="20"/>
                  <w14:ligatures w14:val="none"/>
                </w:rPr>
                <w:delText>"Back"</w:delText>
              </w:r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.</w:delText>
              </w:r>
            </w:del>
          </w:p>
        </w:tc>
      </w:tr>
      <w:tr w:rsidR="002C79CE" w:rsidRPr="004E19B3" w:rsidDel="007B6567" w14:paraId="23ACA91C" w14:textId="7BC9BE16" w:rsidTr="005D17B6">
        <w:trPr>
          <w:tblCellSpacing w:w="15" w:type="dxa"/>
          <w:del w:id="1009" w:author="Mike Avery" w:date="2025-12-08T09:14:00Z"/>
        </w:trPr>
        <w:tc>
          <w:tcPr>
            <w:tcW w:w="0" w:type="auto"/>
            <w:vAlign w:val="center"/>
            <w:hideMark/>
          </w:tcPr>
          <w:p w14:paraId="243C26C4" w14:textId="4662121B" w:rsidR="002C79CE" w:rsidRPr="004E19B3" w:rsidDel="007B6567" w:rsidRDefault="002C79CE" w:rsidP="005D17B6">
            <w:pPr>
              <w:spacing w:after="0" w:line="240" w:lineRule="auto"/>
              <w:rPr>
                <w:del w:id="1010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1011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TeamNet</w:delText>
              </w:r>
            </w:del>
          </w:p>
        </w:tc>
        <w:tc>
          <w:tcPr>
            <w:tcW w:w="0" w:type="auto"/>
            <w:vAlign w:val="center"/>
            <w:hideMark/>
          </w:tcPr>
          <w:p w14:paraId="32A7F164" w14:textId="0D26273C" w:rsidR="002C79CE" w:rsidRPr="004E19B3" w:rsidDel="007B6567" w:rsidRDefault="002C79CE" w:rsidP="005D17B6">
            <w:pPr>
              <w:spacing w:after="0" w:line="240" w:lineRule="auto"/>
              <w:rPr>
                <w:del w:id="1012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1013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number</w:delText>
              </w:r>
            </w:del>
          </w:p>
        </w:tc>
        <w:tc>
          <w:tcPr>
            <w:tcW w:w="0" w:type="auto"/>
            <w:vAlign w:val="center"/>
            <w:hideMark/>
          </w:tcPr>
          <w:p w14:paraId="6FE4480A" w14:textId="429C287B" w:rsidR="002C79CE" w:rsidRPr="004E19B3" w:rsidDel="007B6567" w:rsidRDefault="002C79CE" w:rsidP="005D17B6">
            <w:pPr>
              <w:spacing w:after="0" w:line="240" w:lineRule="auto"/>
              <w:rPr>
                <w:del w:id="1014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1015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Team net score.</w:delText>
              </w:r>
            </w:del>
          </w:p>
        </w:tc>
      </w:tr>
      <w:tr w:rsidR="002C79CE" w:rsidRPr="004E19B3" w:rsidDel="007B6567" w14:paraId="1E3EBBAF" w14:textId="60C77750" w:rsidTr="005D17B6">
        <w:trPr>
          <w:tblCellSpacing w:w="15" w:type="dxa"/>
          <w:del w:id="1016" w:author="Mike Avery" w:date="2025-12-08T09:14:00Z"/>
        </w:trPr>
        <w:tc>
          <w:tcPr>
            <w:tcW w:w="0" w:type="auto"/>
            <w:vAlign w:val="center"/>
            <w:hideMark/>
          </w:tcPr>
          <w:p w14:paraId="31E06C37" w14:textId="408C72FB" w:rsidR="002C79CE" w:rsidRPr="004E19B3" w:rsidDel="007B6567" w:rsidRDefault="002C79CE" w:rsidP="005D17B6">
            <w:pPr>
              <w:spacing w:after="0" w:line="240" w:lineRule="auto"/>
              <w:rPr>
                <w:del w:id="1017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1018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TeamNetPoints</w:delText>
              </w:r>
            </w:del>
          </w:p>
        </w:tc>
        <w:tc>
          <w:tcPr>
            <w:tcW w:w="0" w:type="auto"/>
            <w:vAlign w:val="center"/>
            <w:hideMark/>
          </w:tcPr>
          <w:p w14:paraId="09A45A0B" w14:textId="682E8152" w:rsidR="002C79CE" w:rsidRPr="004E19B3" w:rsidDel="007B6567" w:rsidRDefault="002C79CE" w:rsidP="005D17B6">
            <w:pPr>
              <w:spacing w:after="0" w:line="240" w:lineRule="auto"/>
              <w:rPr>
                <w:del w:id="1019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1020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number</w:delText>
              </w:r>
            </w:del>
          </w:p>
        </w:tc>
        <w:tc>
          <w:tcPr>
            <w:tcW w:w="0" w:type="auto"/>
            <w:vAlign w:val="center"/>
            <w:hideMark/>
          </w:tcPr>
          <w:p w14:paraId="011F063B" w14:textId="13A29F57" w:rsidR="002C79CE" w:rsidRPr="004E19B3" w:rsidDel="007B6567" w:rsidRDefault="002C79CE" w:rsidP="005D17B6">
            <w:pPr>
              <w:spacing w:after="0" w:line="240" w:lineRule="auto"/>
              <w:rPr>
                <w:del w:id="1021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1022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Points awarded for team net.</w:delText>
              </w:r>
            </w:del>
          </w:p>
        </w:tc>
      </w:tr>
      <w:tr w:rsidR="002C79CE" w:rsidRPr="004E19B3" w:rsidDel="007B6567" w14:paraId="0C0532DC" w14:textId="742A221F" w:rsidTr="005D17B6">
        <w:trPr>
          <w:tblCellSpacing w:w="15" w:type="dxa"/>
          <w:del w:id="1023" w:author="Mike Avery" w:date="2025-12-08T09:14:00Z"/>
        </w:trPr>
        <w:tc>
          <w:tcPr>
            <w:tcW w:w="0" w:type="auto"/>
            <w:vAlign w:val="center"/>
            <w:hideMark/>
          </w:tcPr>
          <w:p w14:paraId="67B2EF88" w14:textId="2E843928" w:rsidR="002C79CE" w:rsidRPr="004E19B3" w:rsidDel="007B6567" w:rsidRDefault="002C79CE" w:rsidP="005D17B6">
            <w:pPr>
              <w:spacing w:after="0" w:line="240" w:lineRule="auto"/>
              <w:rPr>
                <w:del w:id="1024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1025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TeamTotalPoints</w:delText>
              </w:r>
            </w:del>
          </w:p>
        </w:tc>
        <w:tc>
          <w:tcPr>
            <w:tcW w:w="0" w:type="auto"/>
            <w:vAlign w:val="center"/>
            <w:hideMark/>
          </w:tcPr>
          <w:p w14:paraId="569C1A45" w14:textId="6559E4AB" w:rsidR="002C79CE" w:rsidRPr="004E19B3" w:rsidDel="007B6567" w:rsidRDefault="002C79CE" w:rsidP="005D17B6">
            <w:pPr>
              <w:spacing w:after="0" w:line="240" w:lineRule="auto"/>
              <w:rPr>
                <w:del w:id="1026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1027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number</w:delText>
              </w:r>
            </w:del>
          </w:p>
        </w:tc>
        <w:tc>
          <w:tcPr>
            <w:tcW w:w="0" w:type="auto"/>
            <w:vAlign w:val="center"/>
            <w:hideMark/>
          </w:tcPr>
          <w:p w14:paraId="3DA8B3C4" w14:textId="3DCCC83A" w:rsidR="002C79CE" w:rsidRPr="004E19B3" w:rsidDel="007B6567" w:rsidRDefault="002C79CE" w:rsidP="005D17B6">
            <w:pPr>
              <w:spacing w:after="0" w:line="240" w:lineRule="auto"/>
              <w:rPr>
                <w:del w:id="1028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1029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Total team points.</w:delText>
              </w:r>
            </w:del>
          </w:p>
        </w:tc>
      </w:tr>
      <w:tr w:rsidR="002C79CE" w:rsidRPr="004E19B3" w:rsidDel="007B6567" w14:paraId="0DADF3BD" w14:textId="0FB1788F" w:rsidTr="005D17B6">
        <w:trPr>
          <w:tblCellSpacing w:w="15" w:type="dxa"/>
          <w:del w:id="1030" w:author="Mike Avery" w:date="2025-12-08T09:14:00Z"/>
        </w:trPr>
        <w:tc>
          <w:tcPr>
            <w:tcW w:w="0" w:type="auto"/>
            <w:vAlign w:val="center"/>
            <w:hideMark/>
          </w:tcPr>
          <w:p w14:paraId="3E7CCE6E" w14:textId="3DC6E375" w:rsidR="002C79CE" w:rsidRPr="004E19B3" w:rsidDel="007B6567" w:rsidRDefault="002C79CE" w:rsidP="005D17B6">
            <w:pPr>
              <w:spacing w:after="0" w:line="240" w:lineRule="auto"/>
              <w:rPr>
                <w:del w:id="1031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1032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MatchCompleted</w:delText>
              </w:r>
            </w:del>
          </w:p>
        </w:tc>
        <w:tc>
          <w:tcPr>
            <w:tcW w:w="0" w:type="auto"/>
            <w:vAlign w:val="center"/>
            <w:hideMark/>
          </w:tcPr>
          <w:p w14:paraId="550827C1" w14:textId="2AB3FF0C" w:rsidR="002C79CE" w:rsidRPr="004E19B3" w:rsidDel="007B6567" w:rsidRDefault="002C79CE" w:rsidP="005D17B6">
            <w:pPr>
              <w:spacing w:after="0" w:line="240" w:lineRule="auto"/>
              <w:rPr>
                <w:del w:id="1033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1034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text ("Y"/"N")</w:delText>
              </w:r>
            </w:del>
          </w:p>
        </w:tc>
        <w:tc>
          <w:tcPr>
            <w:tcW w:w="0" w:type="auto"/>
            <w:vAlign w:val="center"/>
            <w:hideMark/>
          </w:tcPr>
          <w:p w14:paraId="34E9F021" w14:textId="4775DD24" w:rsidR="002C79CE" w:rsidRPr="004E19B3" w:rsidDel="007B6567" w:rsidRDefault="002C79CE" w:rsidP="005D17B6">
            <w:pPr>
              <w:spacing w:after="0" w:line="240" w:lineRule="auto"/>
              <w:rPr>
                <w:del w:id="1035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1036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Weather/abandonment flag.</w:delText>
              </w:r>
            </w:del>
          </w:p>
        </w:tc>
      </w:tr>
      <w:tr w:rsidR="002C79CE" w:rsidRPr="004E19B3" w:rsidDel="007B6567" w14:paraId="445656ED" w14:textId="69645F72" w:rsidTr="005D17B6">
        <w:trPr>
          <w:tblCellSpacing w:w="15" w:type="dxa"/>
          <w:del w:id="1037" w:author="Mike Avery" w:date="2025-12-08T09:14:00Z"/>
        </w:trPr>
        <w:tc>
          <w:tcPr>
            <w:tcW w:w="0" w:type="auto"/>
            <w:vAlign w:val="center"/>
            <w:hideMark/>
          </w:tcPr>
          <w:p w14:paraId="656C53A7" w14:textId="6A82F7CC" w:rsidR="002C79CE" w:rsidRPr="004E19B3" w:rsidDel="007B6567" w:rsidRDefault="002C79CE" w:rsidP="005D17B6">
            <w:pPr>
              <w:spacing w:after="0" w:line="240" w:lineRule="auto"/>
              <w:rPr>
                <w:del w:id="1038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1039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w:delText>ForfeitFlag</w:delText>
              </w:r>
            </w:del>
          </w:p>
        </w:tc>
        <w:tc>
          <w:tcPr>
            <w:tcW w:w="0" w:type="auto"/>
            <w:vAlign w:val="center"/>
            <w:hideMark/>
          </w:tcPr>
          <w:p w14:paraId="07D21E24" w14:textId="0A075BEA" w:rsidR="002C79CE" w:rsidRPr="004E19B3" w:rsidDel="007B6567" w:rsidRDefault="002C79CE" w:rsidP="005D17B6">
            <w:pPr>
              <w:spacing w:after="0" w:line="240" w:lineRule="auto"/>
              <w:rPr>
                <w:del w:id="1040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1041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text ("Y"/"N")</w:delText>
              </w:r>
            </w:del>
          </w:p>
        </w:tc>
        <w:tc>
          <w:tcPr>
            <w:tcW w:w="0" w:type="auto"/>
            <w:vAlign w:val="center"/>
            <w:hideMark/>
          </w:tcPr>
          <w:p w14:paraId="22DAF0D8" w14:textId="44115E88" w:rsidR="002C79CE" w:rsidRPr="004E19B3" w:rsidDel="007B6567" w:rsidRDefault="002C79CE" w:rsidP="005D17B6">
            <w:pPr>
              <w:spacing w:after="0" w:line="240" w:lineRule="auto"/>
              <w:rPr>
                <w:del w:id="1042" w:author="Mike Avery" w:date="2025-12-08T09:14:00Z" w16du:dateUtc="2025-12-08T14:14:00Z"/>
                <w:rFonts w:ascii="Times New Roman" w:eastAsia="Times New Roman" w:hAnsi="Times New Roman" w:cs="Times New Roman"/>
                <w:kern w:val="0"/>
                <w14:ligatures w14:val="none"/>
              </w:rPr>
            </w:pPr>
            <w:del w:id="1043" w:author="Mike Avery" w:date="2025-12-08T09:14:00Z" w16du:dateUtc="2025-12-08T14:14:00Z">
              <w:r w:rsidRPr="004E19B3" w:rsidDel="007B6567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delText>Indicates whether this team forfeited.</w:delText>
              </w:r>
            </w:del>
          </w:p>
        </w:tc>
      </w:tr>
    </w:tbl>
    <w:p w14:paraId="3F518E60" w14:textId="23D77CF7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2"/>
        <w:rPr>
          <w:del w:id="1044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del w:id="1045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delText>Blind Draw in Upload_Team</w:delText>
        </w:r>
      </w:del>
    </w:p>
    <w:p w14:paraId="36CFCF45" w14:textId="356CB3B1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1046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047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Blind Draw rows should appear </w:delText>
        </w:r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only when applicable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:</w:delText>
        </w:r>
      </w:del>
    </w:p>
    <w:p w14:paraId="5D4F4E1A" w14:textId="7C01F2BA" w:rsidR="002C79CE" w:rsidRPr="004E19B3" w:rsidDel="007B6567" w:rsidRDefault="002C79CE" w:rsidP="002C79CE">
      <w:pPr>
        <w:numPr>
          <w:ilvl w:val="0"/>
          <w:numId w:val="11"/>
        </w:numPr>
        <w:spacing w:before="100" w:beforeAutospacing="1" w:after="100" w:afterAutospacing="1" w:line="240" w:lineRule="auto"/>
        <w:rPr>
          <w:del w:id="1048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049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If team </w:delText>
        </w:r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played BD as opponent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, include a row.</w:delText>
        </w:r>
      </w:del>
    </w:p>
    <w:p w14:paraId="46741296" w14:textId="6350C84B" w:rsidR="002C79CE" w:rsidRPr="004E19B3" w:rsidDel="007B6567" w:rsidRDefault="002C79CE" w:rsidP="002C79CE">
      <w:pPr>
        <w:numPr>
          <w:ilvl w:val="0"/>
          <w:numId w:val="11"/>
        </w:numPr>
        <w:spacing w:before="100" w:beforeAutospacing="1" w:after="100" w:afterAutospacing="1" w:line="240" w:lineRule="auto"/>
        <w:rPr>
          <w:del w:id="1050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051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If BD is unused, </w:delText>
        </w:r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omit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BD rows.</w:delText>
        </w:r>
      </w:del>
    </w:p>
    <w:p w14:paraId="6DF9E7D8" w14:textId="5CFBF8E7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1052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053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The Match Report must apply BD logic per Settings, including points and per-hole values.</w:delText>
        </w:r>
      </w:del>
    </w:p>
    <w:p w14:paraId="27404421" w14:textId="1A1EF333" w:rsidR="002C79CE" w:rsidRPr="004E19B3" w:rsidDel="007B6567" w:rsidRDefault="00000000" w:rsidP="002C79CE">
      <w:pPr>
        <w:spacing w:after="0" w:line="240" w:lineRule="auto"/>
        <w:rPr>
          <w:del w:id="1054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055" w:author="Mike Avery" w:date="2025-12-08T09:14:00Z" w16du:dateUtc="2025-12-08T14:14:00Z">
        <w:r>
          <w:rPr>
            <w:rFonts w:ascii="Times New Roman" w:eastAsia="Times New Roman" w:hAnsi="Times New Roman" w:cs="Times New Roman"/>
            <w:kern w:val="0"/>
            <w14:ligatures w14:val="none"/>
          </w:rPr>
          <w:pict w14:anchorId="5233DF40">
            <v:rect id="_x0000_i1049" style="width:0;height:1.5pt" o:hralign="center" o:hrstd="t" o:hr="t" fillcolor="#a0a0a0" stroked="f"/>
          </w:pict>
        </w:r>
      </w:del>
    </w:p>
    <w:p w14:paraId="678266CD" w14:textId="1FECB2C3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0"/>
        <w:rPr>
          <w:del w:id="1056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del w:id="1057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delText>------------------------------------------</w:delText>
        </w:r>
      </w:del>
    </w:p>
    <w:p w14:paraId="10AEA4E3" w14:textId="51442B99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0"/>
        <w:rPr>
          <w:del w:id="1058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del w:id="1059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delText>10. Protection, Structure, and Location of Tables</w:delText>
        </w:r>
      </w:del>
    </w:p>
    <w:p w14:paraId="16F846D9" w14:textId="7C869EF0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0"/>
        <w:rPr>
          <w:del w:id="1060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del w:id="1061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delText>------------------------------------------</w:delText>
        </w:r>
      </w:del>
    </w:p>
    <w:p w14:paraId="4DC2B704" w14:textId="54924252" w:rsidR="002C79CE" w:rsidRPr="004E19B3" w:rsidDel="007B6567" w:rsidRDefault="002C79CE" w:rsidP="002C79CE">
      <w:pPr>
        <w:numPr>
          <w:ilvl w:val="0"/>
          <w:numId w:val="12"/>
        </w:numPr>
        <w:spacing w:before="100" w:beforeAutospacing="1" w:after="100" w:afterAutospacing="1" w:line="240" w:lineRule="auto"/>
        <w:rPr>
          <w:del w:id="1062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063" w:author="Mike Avery" w:date="2025-12-08T09:14:00Z" w16du:dateUtc="2025-12-08T14:14:00Z"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Upload_Ind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and </w:delText>
        </w:r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Upload_Team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must live on a </w:delText>
        </w:r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hidden, protected sheet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.</w:delText>
        </w:r>
      </w:del>
    </w:p>
    <w:p w14:paraId="41F3F988" w14:textId="5047614B" w:rsidR="002C79CE" w:rsidRPr="004E19B3" w:rsidDel="007B6567" w:rsidRDefault="002C79CE" w:rsidP="002C79CE">
      <w:pPr>
        <w:numPr>
          <w:ilvl w:val="0"/>
          <w:numId w:val="12"/>
        </w:numPr>
        <w:spacing w:before="100" w:beforeAutospacing="1" w:after="100" w:afterAutospacing="1" w:line="240" w:lineRule="auto"/>
        <w:rPr>
          <w:del w:id="1064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065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All values should be produced by formulas or references; captains never type into these tables.</w:delText>
        </w:r>
      </w:del>
    </w:p>
    <w:p w14:paraId="47B8B185" w14:textId="22C8404D" w:rsidR="002C79CE" w:rsidRPr="004E19B3" w:rsidDel="007B6567" w:rsidRDefault="002C79CE" w:rsidP="002C79CE">
      <w:pPr>
        <w:numPr>
          <w:ilvl w:val="0"/>
          <w:numId w:val="12"/>
        </w:numPr>
        <w:spacing w:before="100" w:beforeAutospacing="1" w:after="100" w:afterAutospacing="1" w:line="240" w:lineRule="auto"/>
        <w:rPr>
          <w:del w:id="1066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067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The sheet should allow only admin-level editing (you or future secretaries).</w:delText>
        </w:r>
      </w:del>
    </w:p>
    <w:p w14:paraId="137F105D" w14:textId="7406E457" w:rsidR="002C79CE" w:rsidRPr="004E19B3" w:rsidDel="007B6567" w:rsidRDefault="00000000" w:rsidP="002C79CE">
      <w:pPr>
        <w:spacing w:after="0" w:line="240" w:lineRule="auto"/>
        <w:rPr>
          <w:del w:id="1068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069" w:author="Mike Avery" w:date="2025-12-08T09:14:00Z" w16du:dateUtc="2025-12-08T14:14:00Z">
        <w:r>
          <w:rPr>
            <w:rFonts w:ascii="Times New Roman" w:eastAsia="Times New Roman" w:hAnsi="Times New Roman" w:cs="Times New Roman"/>
            <w:kern w:val="0"/>
            <w14:ligatures w14:val="none"/>
          </w:rPr>
          <w:pict w14:anchorId="2B08730B">
            <v:rect id="_x0000_i1050" style="width:0;height:1.5pt" o:hralign="center" o:hrstd="t" o:hr="t" fillcolor="#a0a0a0" stroked="f"/>
          </w:pict>
        </w:r>
      </w:del>
    </w:p>
    <w:p w14:paraId="0CA3797C" w14:textId="1C6F230D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0"/>
        <w:rPr>
          <w:del w:id="1070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del w:id="1071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delText>------------------------------------------</w:delText>
        </w:r>
      </w:del>
    </w:p>
    <w:p w14:paraId="76783846" w14:textId="1D712DAB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0"/>
        <w:rPr>
          <w:del w:id="1072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del w:id="1073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delText>11. Versioning and Change Control</w:delText>
        </w:r>
      </w:del>
    </w:p>
    <w:p w14:paraId="7D13D867" w14:textId="6C56C320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0"/>
        <w:rPr>
          <w:del w:id="1074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del w:id="1075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delText>------------------------------------------</w:delText>
        </w:r>
      </w:del>
    </w:p>
    <w:p w14:paraId="7D61D4BC" w14:textId="2C381AAA" w:rsidR="002C79CE" w:rsidRPr="004E19B3" w:rsidDel="007B6567" w:rsidRDefault="002C79CE" w:rsidP="002C79CE">
      <w:pPr>
        <w:spacing w:before="100" w:beforeAutospacing="1" w:after="100" w:afterAutospacing="1" w:line="240" w:lineRule="auto"/>
        <w:rPr>
          <w:del w:id="1076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077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Each version of this Output Spec must be tracked:</w:delText>
        </w:r>
      </w:del>
    </w:p>
    <w:p w14:paraId="2D2B311A" w14:textId="317AF1F0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2"/>
        <w:rPr>
          <w:del w:id="1078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del w:id="1079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delText>Version anchor locations</w:delText>
        </w:r>
      </w:del>
    </w:p>
    <w:p w14:paraId="6D076F36" w14:textId="23BD6CD3" w:rsidR="002C79CE" w:rsidRPr="004E19B3" w:rsidDel="007B6567" w:rsidRDefault="002C79CE" w:rsidP="002C79CE">
      <w:pPr>
        <w:numPr>
          <w:ilvl w:val="0"/>
          <w:numId w:val="13"/>
        </w:numPr>
        <w:spacing w:before="100" w:beforeAutospacing="1" w:after="100" w:afterAutospacing="1" w:line="240" w:lineRule="auto"/>
        <w:rPr>
          <w:del w:id="1080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081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Top of this document</w:delText>
        </w:r>
      </w:del>
    </w:p>
    <w:p w14:paraId="5142505E" w14:textId="5D3414DC" w:rsidR="002C79CE" w:rsidRPr="004E19B3" w:rsidDel="007B6567" w:rsidRDefault="002C79CE" w:rsidP="002C79CE">
      <w:pPr>
        <w:numPr>
          <w:ilvl w:val="0"/>
          <w:numId w:val="13"/>
        </w:numPr>
        <w:spacing w:before="100" w:beforeAutospacing="1" w:after="100" w:afterAutospacing="1" w:line="240" w:lineRule="auto"/>
        <w:rPr>
          <w:del w:id="1082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083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A cell inside the Match Report template (</w:delText>
        </w:r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MatchReportSpecVersion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)</w:delText>
        </w:r>
      </w:del>
    </w:p>
    <w:p w14:paraId="781219C2" w14:textId="5961F320" w:rsidR="002C79CE" w:rsidRPr="004E19B3" w:rsidDel="007B6567" w:rsidRDefault="002C79CE" w:rsidP="002C79CE">
      <w:pPr>
        <w:numPr>
          <w:ilvl w:val="0"/>
          <w:numId w:val="13"/>
        </w:numPr>
        <w:spacing w:before="100" w:beforeAutospacing="1" w:after="100" w:afterAutospacing="1" w:line="240" w:lineRule="auto"/>
        <w:rPr>
          <w:del w:id="1084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085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A comment at the top of each Raw PQ query:</w:delText>
        </w:r>
      </w:del>
    </w:p>
    <w:p w14:paraId="69733217" w14:textId="5B3498D0" w:rsidR="002C79CE" w:rsidRPr="004E19B3" w:rsidDel="007B6567" w:rsidRDefault="002C79CE" w:rsidP="002C7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del w:id="1086" w:author="Mike Avery" w:date="2025-12-08T09:14:00Z" w16du:dateUtc="2025-12-08T14:14:00Z"/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del w:id="1087" w:author="Mike Avery" w:date="2025-12-08T09:14:00Z" w16du:dateUtc="2025-12-08T14:14:00Z"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// REFIT Match Report Output Spec: v1.1</w:delText>
        </w:r>
      </w:del>
    </w:p>
    <w:p w14:paraId="03559E0F" w14:textId="5EDC41BD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2"/>
        <w:rPr>
          <w:del w:id="1088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del w:id="1089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w:delText>Version numbering rules</w:delText>
        </w:r>
      </w:del>
    </w:p>
    <w:p w14:paraId="069D690A" w14:textId="2E40A5E0" w:rsidR="002C79CE" w:rsidRPr="004E19B3" w:rsidDel="007B6567" w:rsidRDefault="002C79CE" w:rsidP="002C79CE">
      <w:pPr>
        <w:numPr>
          <w:ilvl w:val="0"/>
          <w:numId w:val="14"/>
        </w:numPr>
        <w:spacing w:before="100" w:beforeAutospacing="1" w:after="100" w:afterAutospacing="1" w:line="240" w:lineRule="auto"/>
        <w:rPr>
          <w:del w:id="1090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091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Minor version (1.0 → 1.1):</w:delText>
        </w:r>
      </w:del>
    </w:p>
    <w:p w14:paraId="5FD351F6" w14:textId="045AFC2C" w:rsidR="002C79CE" w:rsidRPr="004E19B3" w:rsidDel="007B6567" w:rsidRDefault="002C79CE" w:rsidP="002C79CE">
      <w:pPr>
        <w:numPr>
          <w:ilvl w:val="1"/>
          <w:numId w:val="14"/>
        </w:numPr>
        <w:spacing w:before="100" w:beforeAutospacing="1" w:after="100" w:afterAutospacing="1" w:line="240" w:lineRule="auto"/>
        <w:rPr>
          <w:del w:id="1092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093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Clarifications</w:delText>
        </w:r>
      </w:del>
    </w:p>
    <w:p w14:paraId="48FC4673" w14:textId="6C25CB5C" w:rsidR="002C79CE" w:rsidRPr="004E19B3" w:rsidDel="007B6567" w:rsidRDefault="002C79CE" w:rsidP="002C79CE">
      <w:pPr>
        <w:numPr>
          <w:ilvl w:val="1"/>
          <w:numId w:val="14"/>
        </w:numPr>
        <w:spacing w:before="100" w:beforeAutospacing="1" w:after="100" w:afterAutospacing="1" w:line="240" w:lineRule="auto"/>
        <w:rPr>
          <w:del w:id="1094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095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Optional new fields</w:delText>
        </w:r>
      </w:del>
    </w:p>
    <w:p w14:paraId="11277BD4" w14:textId="2E8E3A09" w:rsidR="002C79CE" w:rsidRPr="004E19B3" w:rsidDel="007B6567" w:rsidRDefault="002C79CE" w:rsidP="002C79CE">
      <w:pPr>
        <w:numPr>
          <w:ilvl w:val="1"/>
          <w:numId w:val="14"/>
        </w:numPr>
        <w:spacing w:before="100" w:beforeAutospacing="1" w:after="100" w:afterAutospacing="1" w:line="240" w:lineRule="auto"/>
        <w:rPr>
          <w:del w:id="1096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097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Wording improvements</w:delText>
        </w:r>
      </w:del>
    </w:p>
    <w:p w14:paraId="32C62385" w14:textId="5AC87434" w:rsidR="002C79CE" w:rsidRPr="004E19B3" w:rsidDel="007B6567" w:rsidRDefault="002C79CE" w:rsidP="002C79CE">
      <w:pPr>
        <w:numPr>
          <w:ilvl w:val="1"/>
          <w:numId w:val="14"/>
        </w:numPr>
        <w:spacing w:before="100" w:beforeAutospacing="1" w:after="100" w:afterAutospacing="1" w:line="240" w:lineRule="auto"/>
        <w:rPr>
          <w:del w:id="1098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099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Non-breaking schema refinements</w:delText>
        </w:r>
      </w:del>
    </w:p>
    <w:p w14:paraId="764D854C" w14:textId="55985204" w:rsidR="002C79CE" w:rsidRPr="004E19B3" w:rsidDel="007B6567" w:rsidRDefault="002C79CE" w:rsidP="002C79CE">
      <w:pPr>
        <w:numPr>
          <w:ilvl w:val="0"/>
          <w:numId w:val="14"/>
        </w:numPr>
        <w:spacing w:before="100" w:beforeAutospacing="1" w:after="100" w:afterAutospacing="1" w:line="240" w:lineRule="auto"/>
        <w:rPr>
          <w:del w:id="1100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101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Major version (1.x → 2.0):</w:delText>
        </w:r>
      </w:del>
    </w:p>
    <w:p w14:paraId="16FFA89A" w14:textId="4734A0A4" w:rsidR="002C79CE" w:rsidRPr="004E19B3" w:rsidDel="007B6567" w:rsidRDefault="002C79CE" w:rsidP="002C79CE">
      <w:pPr>
        <w:numPr>
          <w:ilvl w:val="1"/>
          <w:numId w:val="14"/>
        </w:numPr>
        <w:spacing w:before="100" w:beforeAutospacing="1" w:after="100" w:afterAutospacing="1" w:line="240" w:lineRule="auto"/>
        <w:rPr>
          <w:del w:id="1102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103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Add/remove required fields</w:delText>
        </w:r>
      </w:del>
    </w:p>
    <w:p w14:paraId="68F3D650" w14:textId="26556A91" w:rsidR="002C79CE" w:rsidRPr="004E19B3" w:rsidDel="007B6567" w:rsidRDefault="002C79CE" w:rsidP="002C79CE">
      <w:pPr>
        <w:numPr>
          <w:ilvl w:val="1"/>
          <w:numId w:val="14"/>
        </w:numPr>
        <w:spacing w:before="100" w:beforeAutospacing="1" w:after="100" w:afterAutospacing="1" w:line="240" w:lineRule="auto"/>
        <w:rPr>
          <w:del w:id="1104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105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Change data types</w:delText>
        </w:r>
      </w:del>
    </w:p>
    <w:p w14:paraId="6D71A801" w14:textId="51DBD299" w:rsidR="002C79CE" w:rsidRPr="004E19B3" w:rsidDel="007B6567" w:rsidRDefault="002C79CE" w:rsidP="002C79CE">
      <w:pPr>
        <w:numPr>
          <w:ilvl w:val="1"/>
          <w:numId w:val="14"/>
        </w:numPr>
        <w:spacing w:before="100" w:beforeAutospacing="1" w:after="100" w:afterAutospacing="1" w:line="240" w:lineRule="auto"/>
        <w:rPr>
          <w:del w:id="1106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107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Change column names</w:delText>
        </w:r>
      </w:del>
    </w:p>
    <w:p w14:paraId="3C47329D" w14:textId="041FEFB9" w:rsidR="002C79CE" w:rsidRPr="004E19B3" w:rsidDel="007B6567" w:rsidRDefault="002C79CE" w:rsidP="002C79CE">
      <w:pPr>
        <w:numPr>
          <w:ilvl w:val="1"/>
          <w:numId w:val="14"/>
        </w:numPr>
        <w:spacing w:before="100" w:beforeAutospacing="1" w:after="100" w:afterAutospacing="1" w:line="240" w:lineRule="auto"/>
        <w:rPr>
          <w:del w:id="1108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109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Change long-form array rules</w:delText>
        </w:r>
      </w:del>
    </w:p>
    <w:p w14:paraId="126D7B71" w14:textId="17788FE0" w:rsidR="002C79CE" w:rsidRPr="004E19B3" w:rsidDel="007B6567" w:rsidRDefault="002C79CE" w:rsidP="002C79CE">
      <w:pPr>
        <w:numPr>
          <w:ilvl w:val="1"/>
          <w:numId w:val="14"/>
        </w:numPr>
        <w:spacing w:before="100" w:beforeAutospacing="1" w:after="100" w:afterAutospacing="1" w:line="240" w:lineRule="auto"/>
        <w:rPr>
          <w:del w:id="1110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111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Change fundamental logic that Raw or Staging depends on</w:delText>
        </w:r>
      </w:del>
    </w:p>
    <w:p w14:paraId="0D255FB1" w14:textId="78D6BD4C" w:rsidR="002C79CE" w:rsidRPr="004E19B3" w:rsidDel="007B6567" w:rsidRDefault="00000000" w:rsidP="002C79CE">
      <w:pPr>
        <w:spacing w:after="0" w:line="240" w:lineRule="auto"/>
        <w:rPr>
          <w:del w:id="1112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113" w:author="Mike Avery" w:date="2025-12-08T09:14:00Z" w16du:dateUtc="2025-12-08T14:14:00Z">
        <w:r>
          <w:rPr>
            <w:rFonts w:ascii="Times New Roman" w:eastAsia="Times New Roman" w:hAnsi="Times New Roman" w:cs="Times New Roman"/>
            <w:kern w:val="0"/>
            <w14:ligatures w14:val="none"/>
          </w:rPr>
          <w:pict w14:anchorId="7E3229D6">
            <v:rect id="_x0000_i1051" style="width:0;height:1.5pt" o:hralign="center" o:hrstd="t" o:hr="t" fillcolor="#a0a0a0" stroked="f"/>
          </w:pict>
        </w:r>
      </w:del>
    </w:p>
    <w:p w14:paraId="6DD4C145" w14:textId="7BFD7A6A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0"/>
        <w:rPr>
          <w:del w:id="1114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del w:id="1115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delText>------------------------------------------</w:delText>
        </w:r>
      </w:del>
    </w:p>
    <w:p w14:paraId="16076835" w14:textId="3F6331CC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0"/>
        <w:rPr>
          <w:del w:id="1116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del w:id="1117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delText>12. Summary of Key Architectural Decisions</w:delText>
        </w:r>
      </w:del>
    </w:p>
    <w:p w14:paraId="353581B6" w14:textId="781054AA" w:rsidR="002C79CE" w:rsidRPr="004E19B3" w:rsidDel="007B6567" w:rsidRDefault="002C79CE" w:rsidP="002C79CE">
      <w:pPr>
        <w:spacing w:before="100" w:beforeAutospacing="1" w:after="100" w:afterAutospacing="1" w:line="240" w:lineRule="auto"/>
        <w:outlineLvl w:val="0"/>
        <w:rPr>
          <w:del w:id="1118" w:author="Mike Avery" w:date="2025-12-08T09:14:00Z" w16du:dateUtc="2025-12-08T14:14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del w:id="1119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14:ligatures w14:val="none"/>
          </w:rPr>
          <w:delText>------------------------------------------</w:delText>
        </w:r>
      </w:del>
    </w:p>
    <w:p w14:paraId="60BDEF64" w14:textId="4EF1B9BA" w:rsidR="002C79CE" w:rsidRPr="004E19B3" w:rsidDel="007B6567" w:rsidRDefault="002C79CE" w:rsidP="002C79CE">
      <w:pPr>
        <w:numPr>
          <w:ilvl w:val="0"/>
          <w:numId w:val="15"/>
        </w:numPr>
        <w:spacing w:before="100" w:beforeAutospacing="1" w:after="100" w:afterAutospacing="1" w:line="240" w:lineRule="auto"/>
        <w:rPr>
          <w:del w:id="1120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121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Long-form arrays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are generated inside the Match Report, not in Power Query.</w:delText>
        </w:r>
      </w:del>
    </w:p>
    <w:p w14:paraId="7195CC15" w14:textId="488BF0CB" w:rsidR="002C79CE" w:rsidRPr="004E19B3" w:rsidDel="007B6567" w:rsidRDefault="002C79CE" w:rsidP="002C79CE">
      <w:pPr>
        <w:numPr>
          <w:ilvl w:val="0"/>
          <w:numId w:val="15"/>
        </w:numPr>
        <w:spacing w:before="100" w:beforeAutospacing="1" w:after="100" w:afterAutospacing="1" w:line="240" w:lineRule="auto"/>
        <w:rPr>
          <w:del w:id="1122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123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Absolute hole numbering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(01–18) is used consistently.</w:delText>
        </w:r>
      </w:del>
    </w:p>
    <w:p w14:paraId="1AC32C08" w14:textId="47455BA0" w:rsidR="002C79CE" w:rsidRPr="004E19B3" w:rsidDel="007B6567" w:rsidRDefault="002C79CE" w:rsidP="002C79CE">
      <w:pPr>
        <w:numPr>
          <w:ilvl w:val="0"/>
          <w:numId w:val="15"/>
        </w:numPr>
        <w:spacing w:before="100" w:beforeAutospacing="1" w:after="100" w:afterAutospacing="1" w:line="240" w:lineRule="auto"/>
        <w:rPr>
          <w:del w:id="1124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125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Flags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use </w:delText>
        </w:r>
        <w:r w:rsidRPr="004E19B3" w:rsidDel="007B6567">
          <w:rPr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delText>"Y"/"N"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text values for captain friendliness.</w:delText>
        </w:r>
      </w:del>
    </w:p>
    <w:p w14:paraId="4C7CDFAF" w14:textId="51004B7C" w:rsidR="002C79CE" w:rsidRPr="004E19B3" w:rsidDel="007B6567" w:rsidRDefault="002C79CE" w:rsidP="002C79CE">
      <w:pPr>
        <w:numPr>
          <w:ilvl w:val="0"/>
          <w:numId w:val="15"/>
        </w:numPr>
        <w:spacing w:before="100" w:beforeAutospacing="1" w:after="100" w:afterAutospacing="1" w:line="240" w:lineRule="auto"/>
        <w:rPr>
          <w:del w:id="1126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127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Match Report has no Settings sheet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>; it consumes settings from the Master.</w:delText>
        </w:r>
      </w:del>
    </w:p>
    <w:p w14:paraId="6D9E1FED" w14:textId="7609B46A" w:rsidR="002C79CE" w:rsidRPr="004E19B3" w:rsidDel="007B6567" w:rsidRDefault="002C79CE" w:rsidP="002C79CE">
      <w:pPr>
        <w:numPr>
          <w:ilvl w:val="0"/>
          <w:numId w:val="15"/>
        </w:numPr>
        <w:spacing w:before="100" w:beforeAutospacing="1" w:after="100" w:afterAutospacing="1" w:line="240" w:lineRule="auto"/>
        <w:rPr>
          <w:del w:id="1128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129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Optional Phase 2 fields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allow for cleaner analytics (PlayerKey, Tee, IsCaptain, etc.).</w:delText>
        </w:r>
      </w:del>
    </w:p>
    <w:p w14:paraId="663BC1C1" w14:textId="485A815B" w:rsidR="002C79CE" w:rsidRPr="004E19B3" w:rsidDel="007B6567" w:rsidRDefault="002C79CE" w:rsidP="002C79CE">
      <w:pPr>
        <w:numPr>
          <w:ilvl w:val="0"/>
          <w:numId w:val="15"/>
        </w:numPr>
        <w:spacing w:before="100" w:beforeAutospacing="1" w:after="100" w:afterAutospacing="1" w:line="240" w:lineRule="auto"/>
        <w:rPr>
          <w:del w:id="1130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131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BD logic and per-hole scoring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must use Settings-driven arrays in the Master.</w:delText>
        </w:r>
      </w:del>
    </w:p>
    <w:p w14:paraId="1D84F04B" w14:textId="1DE832D1" w:rsidR="002C79CE" w:rsidRPr="004E19B3" w:rsidDel="007B6567" w:rsidRDefault="002C79CE" w:rsidP="002C79CE">
      <w:pPr>
        <w:numPr>
          <w:ilvl w:val="0"/>
          <w:numId w:val="15"/>
        </w:numPr>
        <w:spacing w:before="100" w:beforeAutospacing="1" w:after="100" w:afterAutospacing="1" w:line="240" w:lineRule="auto"/>
        <w:rPr>
          <w:del w:id="1132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133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Hidden/protected output sheet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prevents accidental captain edits.</w:delText>
        </w:r>
      </w:del>
    </w:p>
    <w:p w14:paraId="1003254C" w14:textId="5C718EA8" w:rsidR="002C79CE" w:rsidRPr="004E19B3" w:rsidDel="007B6567" w:rsidRDefault="002C79CE" w:rsidP="002C79CE">
      <w:pPr>
        <w:numPr>
          <w:ilvl w:val="0"/>
          <w:numId w:val="15"/>
        </w:numPr>
        <w:spacing w:before="100" w:beforeAutospacing="1" w:after="100" w:afterAutospacing="1" w:line="240" w:lineRule="auto"/>
        <w:rPr>
          <w:del w:id="1134" w:author="Mike Avery" w:date="2025-12-08T09:14:00Z" w16du:dateUtc="2025-12-08T14:14:00Z"/>
          <w:rFonts w:ascii="Times New Roman" w:eastAsia="Times New Roman" w:hAnsi="Times New Roman" w:cs="Times New Roman"/>
          <w:kern w:val="0"/>
          <w14:ligatures w14:val="none"/>
        </w:rPr>
      </w:pPr>
      <w:del w:id="1135" w:author="Mike Avery" w:date="2025-12-08T09:14:00Z" w16du:dateUtc="2025-12-08T14:14:00Z">
        <w:r w:rsidRPr="004E19B3" w:rsidDel="007B6567"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delText>Raw → Staging → Analytics</w:delText>
        </w:r>
        <w:r w:rsidRPr="004E19B3" w:rsidDel="007B6567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layers remain cleanly separated.</w:delText>
        </w:r>
      </w:del>
    </w:p>
    <w:p w14:paraId="63BA82FD" w14:textId="0B7A9DFF" w:rsidR="002C79CE" w:rsidDel="007B6567" w:rsidRDefault="002C79CE" w:rsidP="002C79CE">
      <w:pPr>
        <w:rPr>
          <w:del w:id="1136" w:author="Mike Avery" w:date="2025-12-08T09:14:00Z" w16du:dateUtc="2025-12-08T14:14:00Z"/>
        </w:rPr>
      </w:pPr>
    </w:p>
    <w:p w14:paraId="59AEEA83" w14:textId="77777777" w:rsidR="00D47690" w:rsidRDefault="00D47690"/>
    <w:sectPr w:rsidR="00D47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0CD"/>
    <w:multiLevelType w:val="multilevel"/>
    <w:tmpl w:val="CA42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C45AD"/>
    <w:multiLevelType w:val="multilevel"/>
    <w:tmpl w:val="5FF4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07E1C"/>
    <w:multiLevelType w:val="multilevel"/>
    <w:tmpl w:val="A58A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0004C"/>
    <w:multiLevelType w:val="multilevel"/>
    <w:tmpl w:val="3D26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54751"/>
    <w:multiLevelType w:val="multilevel"/>
    <w:tmpl w:val="4612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8330FD"/>
    <w:multiLevelType w:val="multilevel"/>
    <w:tmpl w:val="3C38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34314"/>
    <w:multiLevelType w:val="multilevel"/>
    <w:tmpl w:val="203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71D14"/>
    <w:multiLevelType w:val="multilevel"/>
    <w:tmpl w:val="69E4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C7394"/>
    <w:multiLevelType w:val="multilevel"/>
    <w:tmpl w:val="9102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1750D"/>
    <w:multiLevelType w:val="multilevel"/>
    <w:tmpl w:val="9E98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E4B74"/>
    <w:multiLevelType w:val="multilevel"/>
    <w:tmpl w:val="EE66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945D0"/>
    <w:multiLevelType w:val="multilevel"/>
    <w:tmpl w:val="DE58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A0BAC"/>
    <w:multiLevelType w:val="multilevel"/>
    <w:tmpl w:val="01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F09BF"/>
    <w:multiLevelType w:val="multilevel"/>
    <w:tmpl w:val="0718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228D4"/>
    <w:multiLevelType w:val="multilevel"/>
    <w:tmpl w:val="0894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32842"/>
    <w:multiLevelType w:val="multilevel"/>
    <w:tmpl w:val="403A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84FEF"/>
    <w:multiLevelType w:val="multilevel"/>
    <w:tmpl w:val="B3B2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667CB"/>
    <w:multiLevelType w:val="multilevel"/>
    <w:tmpl w:val="3542A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5821C7"/>
    <w:multiLevelType w:val="multilevel"/>
    <w:tmpl w:val="21E4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E42CF"/>
    <w:multiLevelType w:val="multilevel"/>
    <w:tmpl w:val="A31A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AB5E82"/>
    <w:multiLevelType w:val="multilevel"/>
    <w:tmpl w:val="C500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E7121B"/>
    <w:multiLevelType w:val="multilevel"/>
    <w:tmpl w:val="8D1E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D0EE4"/>
    <w:multiLevelType w:val="multilevel"/>
    <w:tmpl w:val="E1A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E46B32"/>
    <w:multiLevelType w:val="multilevel"/>
    <w:tmpl w:val="7AC0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463FC"/>
    <w:multiLevelType w:val="multilevel"/>
    <w:tmpl w:val="319EF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587449"/>
    <w:multiLevelType w:val="multilevel"/>
    <w:tmpl w:val="D7C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0D688F"/>
    <w:multiLevelType w:val="multilevel"/>
    <w:tmpl w:val="FB6C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0C13D1"/>
    <w:multiLevelType w:val="multilevel"/>
    <w:tmpl w:val="C138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D80DF7"/>
    <w:multiLevelType w:val="multilevel"/>
    <w:tmpl w:val="04A4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254BE2"/>
    <w:multiLevelType w:val="multilevel"/>
    <w:tmpl w:val="C684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E9223A"/>
    <w:multiLevelType w:val="multilevel"/>
    <w:tmpl w:val="6112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4B57F8"/>
    <w:multiLevelType w:val="multilevel"/>
    <w:tmpl w:val="0596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D6632"/>
    <w:multiLevelType w:val="multilevel"/>
    <w:tmpl w:val="A3047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C70377"/>
    <w:multiLevelType w:val="multilevel"/>
    <w:tmpl w:val="58CE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07260E"/>
    <w:multiLevelType w:val="multilevel"/>
    <w:tmpl w:val="5F6E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AA07A2"/>
    <w:multiLevelType w:val="multilevel"/>
    <w:tmpl w:val="0AFA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5F6FE8"/>
    <w:multiLevelType w:val="multilevel"/>
    <w:tmpl w:val="DFF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C914A9"/>
    <w:multiLevelType w:val="multilevel"/>
    <w:tmpl w:val="7894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E43A8C"/>
    <w:multiLevelType w:val="multilevel"/>
    <w:tmpl w:val="7F1C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B657F9"/>
    <w:multiLevelType w:val="multilevel"/>
    <w:tmpl w:val="7126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127FCA"/>
    <w:multiLevelType w:val="multilevel"/>
    <w:tmpl w:val="88FE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094C3E"/>
    <w:multiLevelType w:val="multilevel"/>
    <w:tmpl w:val="4382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385681">
    <w:abstractNumId w:val="18"/>
  </w:num>
  <w:num w:numId="2" w16cid:durableId="1268079506">
    <w:abstractNumId w:val="8"/>
  </w:num>
  <w:num w:numId="3" w16cid:durableId="795682259">
    <w:abstractNumId w:val="17"/>
  </w:num>
  <w:num w:numId="4" w16cid:durableId="525410595">
    <w:abstractNumId w:val="24"/>
  </w:num>
  <w:num w:numId="5" w16cid:durableId="1830829362">
    <w:abstractNumId w:val="2"/>
  </w:num>
  <w:num w:numId="6" w16cid:durableId="502669542">
    <w:abstractNumId w:val="29"/>
  </w:num>
  <w:num w:numId="7" w16cid:durableId="30308264">
    <w:abstractNumId w:val="19"/>
  </w:num>
  <w:num w:numId="8" w16cid:durableId="1568998757">
    <w:abstractNumId w:val="35"/>
  </w:num>
  <w:num w:numId="9" w16cid:durableId="323163856">
    <w:abstractNumId w:val="13"/>
  </w:num>
  <w:num w:numId="10" w16cid:durableId="1725449188">
    <w:abstractNumId w:val="38"/>
  </w:num>
  <w:num w:numId="11" w16cid:durableId="20055713">
    <w:abstractNumId w:val="0"/>
  </w:num>
  <w:num w:numId="12" w16cid:durableId="586155107">
    <w:abstractNumId w:val="36"/>
  </w:num>
  <w:num w:numId="13" w16cid:durableId="948775063">
    <w:abstractNumId w:val="1"/>
  </w:num>
  <w:num w:numId="14" w16cid:durableId="1224291019">
    <w:abstractNumId w:val="25"/>
  </w:num>
  <w:num w:numId="15" w16cid:durableId="1809085035">
    <w:abstractNumId w:val="32"/>
  </w:num>
  <w:num w:numId="16" w16cid:durableId="1644192549">
    <w:abstractNumId w:val="15"/>
  </w:num>
  <w:num w:numId="17" w16cid:durableId="81730494">
    <w:abstractNumId w:val="20"/>
  </w:num>
  <w:num w:numId="18" w16cid:durableId="1429697779">
    <w:abstractNumId w:val="7"/>
  </w:num>
  <w:num w:numId="19" w16cid:durableId="824586902">
    <w:abstractNumId w:val="23"/>
  </w:num>
  <w:num w:numId="20" w16cid:durableId="542714712">
    <w:abstractNumId w:val="30"/>
  </w:num>
  <w:num w:numId="21" w16cid:durableId="1946812668">
    <w:abstractNumId w:val="9"/>
  </w:num>
  <w:num w:numId="22" w16cid:durableId="250704016">
    <w:abstractNumId w:val="31"/>
  </w:num>
  <w:num w:numId="23" w16cid:durableId="1473249744">
    <w:abstractNumId w:val="12"/>
  </w:num>
  <w:num w:numId="24" w16cid:durableId="1056704688">
    <w:abstractNumId w:val="16"/>
  </w:num>
  <w:num w:numId="25" w16cid:durableId="1737581963">
    <w:abstractNumId w:val="6"/>
  </w:num>
  <w:num w:numId="26" w16cid:durableId="233854629">
    <w:abstractNumId w:val="28"/>
  </w:num>
  <w:num w:numId="27" w16cid:durableId="123815005">
    <w:abstractNumId w:val="21"/>
  </w:num>
  <w:num w:numId="28" w16cid:durableId="970132908">
    <w:abstractNumId w:val="39"/>
  </w:num>
  <w:num w:numId="29" w16cid:durableId="177816685">
    <w:abstractNumId w:val="4"/>
  </w:num>
  <w:num w:numId="30" w16cid:durableId="1991059260">
    <w:abstractNumId w:val="14"/>
  </w:num>
  <w:num w:numId="31" w16cid:durableId="1185175029">
    <w:abstractNumId w:val="33"/>
  </w:num>
  <w:num w:numId="32" w16cid:durableId="1666975506">
    <w:abstractNumId w:val="27"/>
  </w:num>
  <w:num w:numId="33" w16cid:durableId="1249539522">
    <w:abstractNumId w:val="37"/>
  </w:num>
  <w:num w:numId="34" w16cid:durableId="1635477538">
    <w:abstractNumId w:val="5"/>
  </w:num>
  <w:num w:numId="35" w16cid:durableId="1490176978">
    <w:abstractNumId w:val="40"/>
  </w:num>
  <w:num w:numId="36" w16cid:durableId="299921837">
    <w:abstractNumId w:val="3"/>
  </w:num>
  <w:num w:numId="37" w16cid:durableId="968557890">
    <w:abstractNumId w:val="22"/>
  </w:num>
  <w:num w:numId="38" w16cid:durableId="343944783">
    <w:abstractNumId w:val="34"/>
  </w:num>
  <w:num w:numId="39" w16cid:durableId="220093676">
    <w:abstractNumId w:val="26"/>
  </w:num>
  <w:num w:numId="40" w16cid:durableId="1231765337">
    <w:abstractNumId w:val="10"/>
  </w:num>
  <w:num w:numId="41" w16cid:durableId="633827479">
    <w:abstractNumId w:val="41"/>
  </w:num>
  <w:num w:numId="42" w16cid:durableId="1757702430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ke Avery">
    <w15:presenceInfo w15:providerId="Windows Live" w15:userId="bdb4fb1fc4c1ba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A51"/>
    <w:rsid w:val="00036C2C"/>
    <w:rsid w:val="00150557"/>
    <w:rsid w:val="002C79CE"/>
    <w:rsid w:val="003723A6"/>
    <w:rsid w:val="006C18AE"/>
    <w:rsid w:val="0074253C"/>
    <w:rsid w:val="007B6567"/>
    <w:rsid w:val="00A950DC"/>
    <w:rsid w:val="00CE5AB3"/>
    <w:rsid w:val="00D47690"/>
    <w:rsid w:val="00D90B44"/>
    <w:rsid w:val="00E02A51"/>
    <w:rsid w:val="00E2187B"/>
    <w:rsid w:val="00FC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37323"/>
  <w15:chartTrackingRefBased/>
  <w15:docId w15:val="{22375B4B-9585-4AEA-8F5E-D3711B5FA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9CE"/>
  </w:style>
  <w:style w:type="paragraph" w:styleId="Heading1">
    <w:name w:val="heading 1"/>
    <w:basedOn w:val="Normal"/>
    <w:next w:val="Normal"/>
    <w:link w:val="Heading1Char"/>
    <w:uiPriority w:val="9"/>
    <w:qFormat/>
    <w:rsid w:val="00E02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A5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7B656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E5A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E5A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E5A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5A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5AB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915</Words>
  <Characters>5455</Characters>
  <Application>Microsoft Office Word</Application>
  <DocSecurity>0</DocSecurity>
  <Lines>399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Avery</dc:creator>
  <cp:keywords/>
  <dc:description/>
  <cp:lastModifiedBy>Mike Avery</cp:lastModifiedBy>
  <cp:revision>2</cp:revision>
  <dcterms:created xsi:type="dcterms:W3CDTF">2025-12-08T21:30:00Z</dcterms:created>
  <dcterms:modified xsi:type="dcterms:W3CDTF">2025-12-08T21:30:00Z</dcterms:modified>
</cp:coreProperties>
</file>